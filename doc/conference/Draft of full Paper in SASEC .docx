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DB4BA" w14:textId="77777777" w:rsidR="00CB195D" w:rsidRDefault="00000000">
      <w:pPr>
        <w:rPr>
          <w:b/>
          <w:sz w:val="24"/>
          <w:szCs w:val="24"/>
        </w:rPr>
      </w:pPr>
      <w:r>
        <w:rPr>
          <w:b/>
          <w:sz w:val="24"/>
          <w:szCs w:val="24"/>
        </w:rPr>
        <w:t xml:space="preserve">Title:  Intercomparison and validation of ERA5, ERA5-Land and AROME against in-situ measurements for wind energy applications over Reunion Island </w:t>
      </w:r>
    </w:p>
    <w:p w14:paraId="059AE42B" w14:textId="77777777" w:rsidR="00CB195D" w:rsidRDefault="00CB195D">
      <w:pPr>
        <w:rPr>
          <w:b/>
          <w:sz w:val="24"/>
          <w:szCs w:val="24"/>
        </w:rPr>
      </w:pPr>
    </w:p>
    <w:p w14:paraId="222FF9A0" w14:textId="77777777" w:rsidR="00CB195D" w:rsidRDefault="00000000">
      <w:pPr>
        <w:spacing w:line="360" w:lineRule="auto"/>
        <w:rPr>
          <w:sz w:val="24"/>
          <w:szCs w:val="24"/>
        </w:rPr>
      </w:pPr>
      <w:r>
        <w:rPr>
          <w:b/>
          <w:sz w:val="24"/>
          <w:szCs w:val="24"/>
        </w:rPr>
        <w:t>Author:</w:t>
      </w:r>
      <w:r>
        <w:rPr>
          <w:sz w:val="24"/>
          <w:szCs w:val="24"/>
        </w:rPr>
        <w:t xml:space="preserve">  Liliane </w:t>
      </w:r>
      <w:proofErr w:type="spellStart"/>
      <w:r>
        <w:rPr>
          <w:sz w:val="24"/>
          <w:szCs w:val="24"/>
        </w:rPr>
        <w:t>Uwajeneza</w:t>
      </w:r>
      <w:proofErr w:type="spellEnd"/>
    </w:p>
    <w:p w14:paraId="258824DA" w14:textId="77777777" w:rsidR="00CB195D" w:rsidRDefault="00000000">
      <w:pPr>
        <w:spacing w:line="360" w:lineRule="auto"/>
        <w:rPr>
          <w:sz w:val="24"/>
          <w:szCs w:val="24"/>
        </w:rPr>
      </w:pPr>
      <w:r>
        <w:rPr>
          <w:b/>
          <w:sz w:val="24"/>
          <w:szCs w:val="24"/>
        </w:rPr>
        <w:t>Supervisor</w:t>
      </w:r>
      <w:r>
        <w:rPr>
          <w:sz w:val="24"/>
          <w:szCs w:val="24"/>
        </w:rPr>
        <w:t xml:space="preserve">:  Dr.  Béatrice Morel, </w:t>
      </w:r>
      <w:proofErr w:type="gramStart"/>
      <w:r>
        <w:rPr>
          <w:sz w:val="24"/>
          <w:szCs w:val="24"/>
        </w:rPr>
        <w:t>Dr .Chao</w:t>
      </w:r>
      <w:proofErr w:type="gramEnd"/>
      <w:r>
        <w:rPr>
          <w:sz w:val="24"/>
          <w:szCs w:val="24"/>
        </w:rPr>
        <w:t xml:space="preserve"> Tang, Dr. Bamba </w:t>
      </w:r>
      <w:proofErr w:type="spellStart"/>
      <w:r>
        <w:rPr>
          <w:sz w:val="24"/>
          <w:szCs w:val="24"/>
        </w:rPr>
        <w:t>Mouhamadou</w:t>
      </w:r>
      <w:proofErr w:type="spellEnd"/>
      <w:r>
        <w:rPr>
          <w:sz w:val="24"/>
          <w:szCs w:val="24"/>
        </w:rPr>
        <w:t xml:space="preserve"> </w:t>
      </w:r>
      <w:proofErr w:type="spellStart"/>
      <w:r>
        <w:rPr>
          <w:sz w:val="24"/>
          <w:szCs w:val="24"/>
        </w:rPr>
        <w:t>Sylla</w:t>
      </w:r>
      <w:proofErr w:type="spellEnd"/>
    </w:p>
    <w:p w14:paraId="72FA7BBC" w14:textId="77777777" w:rsidR="00CB195D" w:rsidRDefault="00CB195D">
      <w:pPr>
        <w:spacing w:line="360" w:lineRule="auto"/>
        <w:rPr>
          <w:sz w:val="24"/>
          <w:szCs w:val="24"/>
        </w:rPr>
      </w:pPr>
    </w:p>
    <w:p w14:paraId="0E69D283" w14:textId="77777777" w:rsidR="00CB195D" w:rsidRDefault="00000000">
      <w:pPr>
        <w:spacing w:line="360" w:lineRule="auto"/>
        <w:rPr>
          <w:b/>
          <w:sz w:val="24"/>
          <w:szCs w:val="24"/>
        </w:rPr>
      </w:pPr>
      <w:r>
        <w:rPr>
          <w:b/>
          <w:sz w:val="24"/>
          <w:szCs w:val="24"/>
        </w:rPr>
        <w:t>ABSTRACT</w:t>
      </w:r>
    </w:p>
    <w:p w14:paraId="0CBD9EC5" w14:textId="3692F87D" w:rsidR="00CB195D" w:rsidRDefault="00000000">
      <w:pPr>
        <w:shd w:val="clear" w:color="auto" w:fill="FFFFFF"/>
        <w:spacing w:before="240" w:after="240"/>
        <w:jc w:val="both"/>
        <w:rPr>
          <w:sz w:val="24"/>
          <w:szCs w:val="24"/>
          <w:highlight w:val="white"/>
        </w:rPr>
      </w:pPr>
      <w:r>
        <w:rPr>
          <w:sz w:val="24"/>
          <w:szCs w:val="24"/>
        </w:rPr>
        <w:t>To ensure energy autonomy, initiatives aiming at mitigating emissions of greenhouse gases in the energy sector rely on the development of renewable energy sources (RES). How</w:t>
      </w:r>
      <w:bookmarkStart w:id="0" w:name="OLE_LINK607"/>
      <w:r>
        <w:rPr>
          <w:sz w:val="24"/>
          <w:szCs w:val="24"/>
        </w:rPr>
        <w:t xml:space="preserve">ever, </w:t>
      </w:r>
      <w:bookmarkStart w:id="1" w:name="OLE_LINK605"/>
      <w:r>
        <w:rPr>
          <w:sz w:val="24"/>
          <w:szCs w:val="24"/>
        </w:rPr>
        <w:t>integrating ele</w:t>
      </w:r>
      <w:bookmarkEnd w:id="1"/>
      <w:r>
        <w:rPr>
          <w:sz w:val="24"/>
          <w:szCs w:val="24"/>
        </w:rPr>
        <w:t xml:space="preserve">ctric RES into the </w:t>
      </w:r>
      <w:bookmarkStart w:id="2" w:name="OLE_LINK606"/>
      <w:r>
        <w:rPr>
          <w:sz w:val="24"/>
          <w:szCs w:val="24"/>
        </w:rPr>
        <w:t>energy mix repres</w:t>
      </w:r>
      <w:bookmarkEnd w:id="2"/>
      <w:r>
        <w:rPr>
          <w:sz w:val="24"/>
          <w:szCs w:val="24"/>
        </w:rPr>
        <w:t xml:space="preserve">ents an important challenge due to the variations they </w:t>
      </w:r>
      <w:del w:id="3" w:author="Chao TANG" w:date="2023-07-08T21:03:00Z">
        <w:r w:rsidDel="002C180B">
          <w:rPr>
            <w:sz w:val="24"/>
            <w:szCs w:val="24"/>
          </w:rPr>
          <w:delText>undergo</w:delText>
        </w:r>
      </w:del>
      <w:ins w:id="4" w:author="Chao TANG" w:date="2023-07-08T21:03:00Z">
        <w:r w:rsidR="002C180B">
          <w:rPr>
            <w:sz w:val="24"/>
            <w:szCs w:val="24"/>
          </w:rPr>
          <w:t>undergo,</w:t>
        </w:r>
      </w:ins>
      <w:r>
        <w:rPr>
          <w:sz w:val="24"/>
          <w:szCs w:val="24"/>
        </w:rPr>
        <w:t xml:space="preserve"> and which induce variations in the electricity production that are not always in phase with demand. </w:t>
      </w:r>
      <w:bookmarkEnd w:id="0"/>
      <w:r>
        <w:rPr>
          <w:sz w:val="24"/>
          <w:szCs w:val="24"/>
        </w:rPr>
        <w:t>This is the case for wind energy whose production varies according to the meteorological and climate conditions. The ke</w:t>
      </w:r>
      <w:bookmarkStart w:id="5" w:name="OLE_LINK608"/>
      <w:r>
        <w:rPr>
          <w:sz w:val="24"/>
          <w:szCs w:val="24"/>
        </w:rPr>
        <w:t xml:space="preserve">y goal of the present </w:t>
      </w:r>
      <w:del w:id="6" w:author="Chao TANG" w:date="2023-07-08T17:33:00Z">
        <w:r w:rsidDel="00EA01B8">
          <w:rPr>
            <w:sz w:val="24"/>
            <w:szCs w:val="24"/>
          </w:rPr>
          <w:delText xml:space="preserve">study  </w:delText>
        </w:r>
      </w:del>
      <w:ins w:id="7" w:author="Chao TANG" w:date="2023-07-08T17:33:00Z">
        <w:r w:rsidR="00EA01B8">
          <w:rPr>
            <w:sz w:val="24"/>
            <w:szCs w:val="24"/>
          </w:rPr>
          <w:t>stud</w:t>
        </w:r>
        <w:bookmarkEnd w:id="5"/>
        <w:r w:rsidR="00EA01B8">
          <w:rPr>
            <w:sz w:val="24"/>
            <w:szCs w:val="24"/>
          </w:rPr>
          <w:t>y</w:t>
        </w:r>
        <w:r w:rsidR="00EA01B8">
          <w:rPr>
            <w:sz w:val="24"/>
            <w:szCs w:val="24"/>
          </w:rPr>
          <w:t xml:space="preserve"> </w:t>
        </w:r>
      </w:ins>
      <w:r>
        <w:rPr>
          <w:sz w:val="24"/>
          <w:szCs w:val="24"/>
        </w:rPr>
        <w:t xml:space="preserve">is to provide a wind resource assessment over Reunion, a small island located in the </w:t>
      </w:r>
      <w:proofErr w:type="gramStart"/>
      <w:r>
        <w:rPr>
          <w:sz w:val="24"/>
          <w:szCs w:val="24"/>
        </w:rPr>
        <w:t>South West</w:t>
      </w:r>
      <w:proofErr w:type="gramEnd"/>
      <w:r>
        <w:rPr>
          <w:sz w:val="24"/>
          <w:szCs w:val="24"/>
        </w:rPr>
        <w:t xml:space="preserve"> Indian Ocean </w:t>
      </w:r>
      <w:ins w:id="8" w:author="Chao TANG" w:date="2023-07-08T21:03:00Z">
        <w:r w:rsidR="002C180B">
          <w:rPr>
            <w:sz w:val="24"/>
            <w:szCs w:val="24"/>
          </w:rPr>
          <w:t>(SW</w:t>
        </w:r>
      </w:ins>
      <w:ins w:id="9" w:author="Chao TANG" w:date="2023-07-08T21:04:00Z">
        <w:r w:rsidR="002C180B">
          <w:rPr>
            <w:sz w:val="24"/>
            <w:szCs w:val="24"/>
          </w:rPr>
          <w:t>IO</w:t>
        </w:r>
      </w:ins>
      <w:ins w:id="10" w:author="Chao TANG" w:date="2023-07-08T21:03:00Z">
        <w:r w:rsidR="002C180B">
          <w:rPr>
            <w:sz w:val="24"/>
            <w:szCs w:val="24"/>
          </w:rPr>
          <w:t>)</w:t>
        </w:r>
      </w:ins>
      <w:ins w:id="11" w:author="Chao TANG" w:date="2023-07-08T21:04:00Z">
        <w:r w:rsidR="002C180B">
          <w:rPr>
            <w:sz w:val="24"/>
            <w:szCs w:val="24"/>
          </w:rPr>
          <w:t xml:space="preserve"> </w:t>
        </w:r>
      </w:ins>
      <w:r>
        <w:rPr>
          <w:sz w:val="24"/>
          <w:szCs w:val="24"/>
        </w:rPr>
        <w:t>whose objective is to become s</w:t>
      </w:r>
      <w:bookmarkStart w:id="12" w:name="OLE_LINK609"/>
      <w:r>
        <w:rPr>
          <w:sz w:val="24"/>
          <w:szCs w:val="24"/>
        </w:rPr>
        <w:t>elf-sufficient for its electricity with RES by 2030</w:t>
      </w:r>
      <w:bookmarkEnd w:id="12"/>
      <w:r>
        <w:rPr>
          <w:sz w:val="24"/>
          <w:szCs w:val="24"/>
        </w:rPr>
        <w:t xml:space="preserve">. </w:t>
      </w:r>
      <w:commentRangeStart w:id="13"/>
      <w:r w:rsidRPr="002C180B">
        <w:rPr>
          <w:sz w:val="24"/>
          <w:szCs w:val="24"/>
          <w:highlight w:val="yellow"/>
          <w:rPrChange w:id="14" w:author="Chao TANG" w:date="2023-07-08T21:05:00Z">
            <w:rPr>
              <w:sz w:val="24"/>
              <w:szCs w:val="24"/>
            </w:rPr>
          </w:rPrChange>
        </w:rPr>
        <w:t xml:space="preserve">If </w:t>
      </w:r>
      <w:commentRangeEnd w:id="13"/>
      <w:r w:rsidR="00EA01B8" w:rsidRPr="002C180B">
        <w:rPr>
          <w:rStyle w:val="CommentReference"/>
          <w:highlight w:val="yellow"/>
          <w:rPrChange w:id="15" w:author="Chao TANG" w:date="2023-07-08T21:05:00Z">
            <w:rPr>
              <w:rStyle w:val="CommentReference"/>
            </w:rPr>
          </w:rPrChange>
        </w:rPr>
        <w:commentReference w:id="13"/>
      </w:r>
      <w:r w:rsidRPr="002C180B">
        <w:rPr>
          <w:sz w:val="24"/>
          <w:szCs w:val="24"/>
          <w:highlight w:val="yellow"/>
          <w:rPrChange w:id="16" w:author="Chao TANG" w:date="2023-07-08T21:05:00Z">
            <w:rPr>
              <w:sz w:val="24"/>
              <w:szCs w:val="24"/>
            </w:rPr>
          </w:rPrChange>
        </w:rPr>
        <w:t xml:space="preserve">the development of wind energy </w:t>
      </w:r>
      <w:del w:id="17" w:author="Chao TANG" w:date="2023-07-08T17:35:00Z">
        <w:r w:rsidRPr="002C180B" w:rsidDel="00EA01B8">
          <w:rPr>
            <w:sz w:val="24"/>
            <w:szCs w:val="24"/>
            <w:highlight w:val="yellow"/>
            <w:rPrChange w:id="18" w:author="Chao TANG" w:date="2023-07-08T21:05:00Z">
              <w:rPr>
                <w:sz w:val="24"/>
                <w:szCs w:val="24"/>
              </w:rPr>
            </w:rPrChange>
          </w:rPr>
          <w:delText>in</w:delText>
        </w:r>
      </w:del>
      <w:ins w:id="19" w:author="Chao TANG" w:date="2023-07-08T17:35:00Z">
        <w:r w:rsidR="00EA01B8" w:rsidRPr="002C180B">
          <w:rPr>
            <w:sz w:val="24"/>
            <w:szCs w:val="24"/>
            <w:highlight w:val="yellow"/>
            <w:rPrChange w:id="20" w:author="Chao TANG" w:date="2023-07-08T21:05:00Z">
              <w:rPr>
                <w:sz w:val="24"/>
                <w:szCs w:val="24"/>
              </w:rPr>
            </w:rPrChange>
          </w:rPr>
          <w:t>on</w:t>
        </w:r>
      </w:ins>
      <w:r w:rsidRPr="002C180B">
        <w:rPr>
          <w:sz w:val="24"/>
          <w:szCs w:val="24"/>
          <w:highlight w:val="yellow"/>
          <w:rPrChange w:id="21" w:author="Chao TANG" w:date="2023-07-08T21:05:00Z">
            <w:rPr>
              <w:sz w:val="24"/>
              <w:szCs w:val="24"/>
            </w:rPr>
          </w:rPrChange>
        </w:rPr>
        <w:t xml:space="preserve"> the island has been limited to two wind farms up to now, Reunion’s plan for making its electricity system 100% renewable includes new installations of both onshore and offshore wind capacity.</w:t>
      </w:r>
      <w:r>
        <w:rPr>
          <w:sz w:val="24"/>
          <w:szCs w:val="24"/>
        </w:rPr>
        <w:br/>
      </w:r>
      <w:r>
        <w:rPr>
          <w:sz w:val="24"/>
          <w:szCs w:val="24"/>
          <w:highlight w:val="white"/>
        </w:rPr>
        <w:t xml:space="preserve">In this study, the wind data from a variety of gridded datasets including climate reanalysis ERA5 at ~25 km spatial resolution and </w:t>
      </w:r>
      <w:commentRangeStart w:id="22"/>
      <w:r>
        <w:rPr>
          <w:sz w:val="24"/>
          <w:szCs w:val="24"/>
          <w:highlight w:val="white"/>
        </w:rPr>
        <w:t>ERA5-Land</w:t>
      </w:r>
      <w:commentRangeEnd w:id="22"/>
      <w:r w:rsidR="002C180B">
        <w:rPr>
          <w:rStyle w:val="CommentReference"/>
        </w:rPr>
        <w:commentReference w:id="22"/>
      </w:r>
      <w:r>
        <w:rPr>
          <w:sz w:val="24"/>
          <w:szCs w:val="24"/>
          <w:highlight w:val="white"/>
        </w:rPr>
        <w:t xml:space="preserve"> at ~9 km spatial resolution, along with Météo-France AROME model at ~2.5 km spatial resolution are compared and validated against in-situ measurements from different </w:t>
      </w:r>
      <w:proofErr w:type="spellStart"/>
      <w:r>
        <w:rPr>
          <w:sz w:val="24"/>
          <w:szCs w:val="24"/>
          <w:highlight w:val="white"/>
        </w:rPr>
        <w:t>Météo-France</w:t>
      </w:r>
      <w:proofErr w:type="spellEnd"/>
      <w:r>
        <w:rPr>
          <w:sz w:val="24"/>
          <w:szCs w:val="24"/>
          <w:highlight w:val="white"/>
        </w:rPr>
        <w:t xml:space="preserve"> sites across Reunion over the period 2017-2020. All datasets are recorded at 10m height with an hourly temporal resolution. The validation is conducted </w:t>
      </w:r>
      <w:r w:rsidRPr="002C180B">
        <w:rPr>
          <w:strike/>
          <w:sz w:val="24"/>
          <w:szCs w:val="24"/>
          <w:highlight w:val="white"/>
          <w:rPrChange w:id="23" w:author="Chao TANG" w:date="2023-07-08T21:07:00Z">
            <w:rPr>
              <w:sz w:val="24"/>
              <w:szCs w:val="24"/>
              <w:highlight w:val="white"/>
            </w:rPr>
          </w:rPrChange>
        </w:rPr>
        <w:t>over different time scales</w:t>
      </w:r>
      <w:r>
        <w:rPr>
          <w:sz w:val="24"/>
          <w:szCs w:val="24"/>
          <w:highlight w:val="white"/>
        </w:rPr>
        <w:t xml:space="preserve"> from the annual means to the diurnal cycles and includes visual (Weibull frequency distribution, time series of annual and diurnal cycles) and computational (correlation and metrics such as the bias and the </w:t>
      </w:r>
      <w:del w:id="24" w:author="Chao TANG" w:date="2023-07-08T18:22:00Z">
        <w:r w:rsidDel="00E56B14">
          <w:rPr>
            <w:sz w:val="24"/>
            <w:szCs w:val="24"/>
            <w:highlight w:val="white"/>
          </w:rPr>
          <w:delText>root-mean square</w:delText>
        </w:r>
      </w:del>
      <w:ins w:id="25" w:author="Chao TANG" w:date="2023-07-08T18:22:00Z">
        <w:r w:rsidR="00E56B14">
          <w:rPr>
            <w:sz w:val="24"/>
            <w:szCs w:val="24"/>
            <w:highlight w:val="white"/>
          </w:rPr>
          <w:t>root-mean-square</w:t>
        </w:r>
      </w:ins>
      <w:r>
        <w:rPr>
          <w:sz w:val="24"/>
          <w:szCs w:val="24"/>
          <w:highlight w:val="white"/>
        </w:rPr>
        <w:t xml:space="preserve"> error to quantify the errors) </w:t>
      </w:r>
      <w:commentRangeStart w:id="26"/>
      <w:commentRangeStart w:id="27"/>
      <w:commentRangeStart w:id="28"/>
      <w:r>
        <w:rPr>
          <w:sz w:val="24"/>
          <w:szCs w:val="24"/>
          <w:highlight w:val="white"/>
        </w:rPr>
        <w:t>methods</w:t>
      </w:r>
      <w:commentRangeEnd w:id="26"/>
      <w:r>
        <w:commentReference w:id="26"/>
      </w:r>
      <w:commentRangeEnd w:id="27"/>
      <w:commentRangeEnd w:id="28"/>
      <w:r w:rsidR="00335043">
        <w:rPr>
          <w:rStyle w:val="CommentReference"/>
        </w:rPr>
        <w:commentReference w:id="28"/>
      </w:r>
      <w:r>
        <w:commentReference w:id="27"/>
      </w:r>
      <w:r>
        <w:rPr>
          <w:sz w:val="24"/>
          <w:szCs w:val="24"/>
          <w:highlight w:val="white"/>
        </w:rPr>
        <w:t>.</w:t>
      </w:r>
    </w:p>
    <w:p w14:paraId="6180A15D" w14:textId="77777777" w:rsidR="00CB195D" w:rsidRDefault="00CB195D">
      <w:pPr>
        <w:shd w:val="clear" w:color="auto" w:fill="FFFFFF"/>
        <w:spacing w:before="240" w:after="240"/>
        <w:jc w:val="both"/>
        <w:rPr>
          <w:sz w:val="24"/>
          <w:szCs w:val="24"/>
          <w:highlight w:val="white"/>
        </w:rPr>
      </w:pPr>
    </w:p>
    <w:p w14:paraId="1EBB56A9" w14:textId="77777777" w:rsidR="00CB195D" w:rsidRDefault="00CB195D">
      <w:pPr>
        <w:shd w:val="clear" w:color="auto" w:fill="FFFFFF"/>
        <w:spacing w:before="240" w:after="240"/>
        <w:jc w:val="both"/>
        <w:rPr>
          <w:sz w:val="24"/>
          <w:szCs w:val="24"/>
          <w:highlight w:val="white"/>
        </w:rPr>
      </w:pPr>
    </w:p>
    <w:p w14:paraId="13F85E20" w14:textId="77777777" w:rsidR="00CB195D" w:rsidRDefault="00CB195D">
      <w:pPr>
        <w:shd w:val="clear" w:color="auto" w:fill="FFFFFF"/>
        <w:spacing w:before="240" w:after="240"/>
        <w:jc w:val="both"/>
        <w:rPr>
          <w:sz w:val="24"/>
          <w:szCs w:val="24"/>
          <w:highlight w:val="white"/>
        </w:rPr>
      </w:pPr>
    </w:p>
    <w:p w14:paraId="3A3FA51A" w14:textId="77777777" w:rsidR="00CB195D" w:rsidRDefault="00CB195D">
      <w:pPr>
        <w:shd w:val="clear" w:color="auto" w:fill="FFFFFF"/>
        <w:spacing w:before="240" w:after="240"/>
        <w:jc w:val="both"/>
        <w:rPr>
          <w:sz w:val="24"/>
          <w:szCs w:val="24"/>
          <w:highlight w:val="white"/>
        </w:rPr>
      </w:pPr>
    </w:p>
    <w:p w14:paraId="36ADA81E" w14:textId="77777777" w:rsidR="00CB195D" w:rsidRDefault="00CB195D">
      <w:pPr>
        <w:shd w:val="clear" w:color="auto" w:fill="FFFFFF"/>
        <w:spacing w:before="240" w:after="240"/>
        <w:jc w:val="both"/>
        <w:rPr>
          <w:sz w:val="24"/>
          <w:szCs w:val="24"/>
          <w:highlight w:val="white"/>
        </w:rPr>
      </w:pPr>
    </w:p>
    <w:p w14:paraId="3F17604A" w14:textId="77777777" w:rsidR="00CB195D" w:rsidRDefault="00CB195D">
      <w:pPr>
        <w:shd w:val="clear" w:color="auto" w:fill="FFFFFF"/>
        <w:spacing w:before="240" w:after="240"/>
        <w:jc w:val="both"/>
        <w:rPr>
          <w:b/>
          <w:sz w:val="24"/>
          <w:szCs w:val="24"/>
          <w:highlight w:val="white"/>
        </w:rPr>
      </w:pPr>
    </w:p>
    <w:p w14:paraId="7ED5C51B" w14:textId="77777777" w:rsidR="00CB195D" w:rsidRDefault="00000000">
      <w:pPr>
        <w:numPr>
          <w:ilvl w:val="0"/>
          <w:numId w:val="1"/>
        </w:numPr>
        <w:shd w:val="clear" w:color="auto" w:fill="FFFFFF"/>
        <w:spacing w:before="240" w:after="240"/>
        <w:jc w:val="both"/>
        <w:rPr>
          <w:b/>
          <w:sz w:val="24"/>
          <w:szCs w:val="24"/>
          <w:highlight w:val="white"/>
        </w:rPr>
      </w:pPr>
      <w:r>
        <w:rPr>
          <w:b/>
          <w:sz w:val="24"/>
          <w:szCs w:val="24"/>
          <w:highlight w:val="white"/>
        </w:rPr>
        <w:lastRenderedPageBreak/>
        <w:t>Introduction</w:t>
      </w:r>
    </w:p>
    <w:p w14:paraId="69F78EEC" w14:textId="77777777" w:rsidR="00CB195D" w:rsidRDefault="00CB195D">
      <w:pPr>
        <w:shd w:val="clear" w:color="auto" w:fill="FFFFFF"/>
        <w:spacing w:before="240" w:after="240"/>
        <w:jc w:val="both"/>
        <w:rPr>
          <w:b/>
          <w:sz w:val="24"/>
          <w:szCs w:val="24"/>
          <w:highlight w:val="white"/>
        </w:rPr>
      </w:pPr>
    </w:p>
    <w:p w14:paraId="5932E626" w14:textId="77777777" w:rsidR="00CB195D" w:rsidRDefault="00000000">
      <w:pPr>
        <w:shd w:val="clear" w:color="auto" w:fill="FFFFFF"/>
        <w:spacing w:before="240" w:after="240"/>
        <w:jc w:val="both"/>
        <w:rPr>
          <w:b/>
          <w:sz w:val="24"/>
          <w:szCs w:val="24"/>
          <w:highlight w:val="white"/>
        </w:rPr>
      </w:pPr>
      <w:r>
        <w:rPr>
          <w:b/>
          <w:sz w:val="24"/>
          <w:szCs w:val="24"/>
          <w:highlight w:val="white"/>
        </w:rPr>
        <w:t xml:space="preserve">          2. Data </w:t>
      </w:r>
    </w:p>
    <w:p w14:paraId="10B427A9" w14:textId="77777777" w:rsidR="00CB195D" w:rsidRDefault="00000000">
      <w:pPr>
        <w:shd w:val="clear" w:color="auto" w:fill="FFFFFF"/>
        <w:spacing w:before="240" w:after="240"/>
        <w:jc w:val="both"/>
        <w:rPr>
          <w:sz w:val="24"/>
          <w:szCs w:val="24"/>
          <w:highlight w:val="white"/>
        </w:rPr>
      </w:pPr>
      <w:r>
        <w:rPr>
          <w:sz w:val="24"/>
          <w:szCs w:val="24"/>
          <w:highlight w:val="white"/>
        </w:rPr>
        <w:t>This section goes through the data used in this study.</w:t>
      </w:r>
    </w:p>
    <w:p w14:paraId="6A62286D" w14:textId="77777777" w:rsidR="00CB195D" w:rsidRDefault="00000000">
      <w:pPr>
        <w:shd w:val="clear" w:color="auto" w:fill="FFFFFF"/>
        <w:spacing w:before="240" w:after="240"/>
        <w:jc w:val="both"/>
        <w:rPr>
          <w:b/>
          <w:sz w:val="28"/>
          <w:szCs w:val="28"/>
          <w:highlight w:val="white"/>
        </w:rPr>
      </w:pPr>
      <w:r>
        <w:rPr>
          <w:sz w:val="24"/>
          <w:szCs w:val="24"/>
          <w:highlight w:val="white"/>
        </w:rPr>
        <w:t xml:space="preserve">        </w:t>
      </w:r>
      <w:r>
        <w:rPr>
          <w:b/>
          <w:sz w:val="28"/>
          <w:szCs w:val="28"/>
          <w:highlight w:val="white"/>
        </w:rPr>
        <w:t xml:space="preserve">2.1 </w:t>
      </w:r>
      <w:commentRangeStart w:id="29"/>
      <w:commentRangeStart w:id="30"/>
      <w:r>
        <w:rPr>
          <w:b/>
          <w:sz w:val="28"/>
          <w:szCs w:val="28"/>
          <w:highlight w:val="white"/>
        </w:rPr>
        <w:t>In-situ measurements</w:t>
      </w:r>
      <w:commentRangeEnd w:id="29"/>
      <w:r w:rsidR="00C13D71">
        <w:rPr>
          <w:rStyle w:val="CommentReference"/>
        </w:rPr>
        <w:commentReference w:id="29"/>
      </w:r>
      <w:commentRangeEnd w:id="30"/>
      <w:r w:rsidR="002C180B">
        <w:rPr>
          <w:rStyle w:val="CommentReference"/>
        </w:rPr>
        <w:commentReference w:id="30"/>
      </w:r>
    </w:p>
    <w:p w14:paraId="52B5D9FA" w14:textId="7BA9497A" w:rsidR="00CB195D" w:rsidRDefault="00000000">
      <w:pPr>
        <w:shd w:val="clear" w:color="auto" w:fill="FFFFFF"/>
        <w:spacing w:before="240" w:after="240"/>
        <w:jc w:val="both"/>
        <w:rPr>
          <w:ins w:id="31" w:author="Chao TANG" w:date="2023-07-08T21:11:00Z"/>
          <w:sz w:val="24"/>
          <w:szCs w:val="24"/>
          <w:highlight w:val="white"/>
        </w:rPr>
      </w:pPr>
      <w:r>
        <w:rPr>
          <w:sz w:val="24"/>
          <w:szCs w:val="24"/>
          <w:highlight w:val="white"/>
        </w:rPr>
        <w:t xml:space="preserve">For this work, we used wind data from Météo-France recorded between 2017 and 2020 at a </w:t>
      </w:r>
      <w:bookmarkStart w:id="32" w:name="OLE_LINK610"/>
      <w:commentRangeStart w:id="33"/>
      <w:r>
        <w:rPr>
          <w:sz w:val="24"/>
          <w:szCs w:val="24"/>
          <w:highlight w:val="white"/>
        </w:rPr>
        <w:t>height of 10 m above sea leve</w:t>
      </w:r>
      <w:bookmarkEnd w:id="32"/>
      <w:r>
        <w:rPr>
          <w:sz w:val="24"/>
          <w:szCs w:val="24"/>
          <w:highlight w:val="white"/>
        </w:rPr>
        <w:t>l</w:t>
      </w:r>
      <w:commentRangeEnd w:id="33"/>
      <w:r w:rsidR="00335043">
        <w:rPr>
          <w:rStyle w:val="CommentReference"/>
        </w:rPr>
        <w:commentReference w:id="33"/>
      </w:r>
      <w:r>
        <w:rPr>
          <w:sz w:val="24"/>
          <w:szCs w:val="24"/>
          <w:highlight w:val="white"/>
        </w:rPr>
        <w:t xml:space="preserve">.  </w:t>
      </w:r>
      <w:hyperlink w:anchor="D2L_table_ref_f">
        <w:r>
          <w:rPr>
            <w:color w:val="1155CC"/>
            <w:sz w:val="24"/>
            <w:szCs w:val="24"/>
            <w:highlight w:val="white"/>
            <w:u w:val="single"/>
          </w:rPr>
          <w:t>Table 1</w:t>
        </w:r>
      </w:hyperlink>
      <w:r>
        <w:rPr>
          <w:sz w:val="24"/>
          <w:szCs w:val="24"/>
          <w:highlight w:val="white"/>
        </w:rPr>
        <w:t xml:space="preserve"> shows the stations that were used to determine the wind resource across La Réunion. All stations were used to describe the annual mean wind speed of La Réunion. </w:t>
      </w:r>
      <w:bookmarkStart w:id="34" w:name="OLE_LINK611"/>
      <w:commentRangeStart w:id="35"/>
      <w:proofErr w:type="gramStart"/>
      <w:r>
        <w:rPr>
          <w:sz w:val="24"/>
          <w:szCs w:val="24"/>
          <w:highlight w:val="white"/>
        </w:rPr>
        <w:t>However</w:t>
      </w:r>
      <w:commentRangeEnd w:id="35"/>
      <w:proofErr w:type="gramEnd"/>
      <w:r w:rsidR="00335043">
        <w:rPr>
          <w:rStyle w:val="CommentReference"/>
        </w:rPr>
        <w:commentReference w:id="35"/>
      </w:r>
      <w:r>
        <w:rPr>
          <w:sz w:val="24"/>
          <w:szCs w:val="24"/>
          <w:highlight w:val="white"/>
        </w:rPr>
        <w:t xml:space="preserve">, 7 stations are only selected to be used </w:t>
      </w:r>
      <w:ins w:id="36" w:author="Chao TANG" w:date="2023-07-08T21:01:00Z">
        <w:r w:rsidR="002C180B">
          <w:rPr>
            <w:sz w:val="24"/>
            <w:szCs w:val="24"/>
            <w:highlight w:val="white"/>
          </w:rPr>
          <w:t xml:space="preserve">for </w:t>
        </w:r>
        <w:r w:rsidR="002C180B">
          <w:rPr>
            <w:sz w:val="24"/>
            <w:szCs w:val="24"/>
            <w:highlight w:val="white"/>
          </w:rPr>
          <w:t>the</w:t>
        </w:r>
        <w:r w:rsidR="002C180B">
          <w:rPr>
            <w:sz w:val="24"/>
            <w:szCs w:val="24"/>
            <w:highlight w:val="white"/>
          </w:rPr>
          <w:t xml:space="preserve"> </w:t>
        </w:r>
      </w:ins>
      <w:r>
        <w:rPr>
          <w:sz w:val="24"/>
          <w:szCs w:val="24"/>
          <w:highlight w:val="white"/>
        </w:rPr>
        <w:t xml:space="preserve">diurnal and seasonal </w:t>
      </w:r>
      <w:del w:id="37" w:author="Chao TANG" w:date="2023-07-08T21:01:00Z">
        <w:r w:rsidDel="002C180B">
          <w:rPr>
            <w:sz w:val="24"/>
            <w:szCs w:val="24"/>
            <w:highlight w:val="white"/>
          </w:rPr>
          <w:delText>cycle</w:delText>
        </w:r>
      </w:del>
      <w:ins w:id="38" w:author="Chao TANG" w:date="2023-07-08T21:01:00Z">
        <w:r w:rsidR="002C180B">
          <w:rPr>
            <w:sz w:val="24"/>
            <w:szCs w:val="24"/>
            <w:highlight w:val="white"/>
          </w:rPr>
          <w:t>cycles</w:t>
        </w:r>
      </w:ins>
      <w:r>
        <w:rPr>
          <w:sz w:val="24"/>
          <w:szCs w:val="24"/>
          <w:highlight w:val="white"/>
        </w:rPr>
        <w:t>.</w:t>
      </w:r>
    </w:p>
    <w:p w14:paraId="7C9B405F" w14:textId="77777777" w:rsidR="00335043" w:rsidRDefault="00335043">
      <w:pPr>
        <w:shd w:val="clear" w:color="auto" w:fill="FFFFFF"/>
        <w:spacing w:before="240" w:after="240"/>
        <w:jc w:val="both"/>
        <w:rPr>
          <w:sz w:val="24"/>
          <w:szCs w:val="24"/>
          <w:highlight w:val="white"/>
        </w:rPr>
      </w:pPr>
    </w:p>
    <w:bookmarkEnd w:id="34"/>
    <w:commentRangeStart w:id="39"/>
    <w:commentRangeStart w:id="40"/>
    <w:p w14:paraId="257839BE" w14:textId="53A2657C" w:rsidR="00CB195D" w:rsidRDefault="00000000">
      <w:pPr>
        <w:widowControl w:val="0"/>
        <w:jc w:val="center"/>
        <w:rPr>
          <w:b/>
          <w:sz w:val="24"/>
          <w:szCs w:val="24"/>
          <w:highlight w:val="white"/>
        </w:rPr>
      </w:pPr>
      <w:r>
        <w:fldChar w:fldCharType="begin"/>
      </w:r>
      <w:r>
        <w:instrText>HYPERLINK \l "D2L_table_label_Stations  of wind data used in this study over La Réunion " \h</w:instrText>
      </w:r>
      <w:r>
        <w:fldChar w:fldCharType="separate"/>
      </w:r>
      <w:r>
        <w:rPr>
          <w:b/>
          <w:sz w:val="24"/>
          <w:szCs w:val="24"/>
          <w:highlight w:val="white"/>
        </w:rPr>
        <w:t xml:space="preserve">Table 1: </w:t>
      </w:r>
      <w:del w:id="41" w:author="Chao TANG" w:date="2023-07-08T21:00:00Z">
        <w:r w:rsidDel="002C180B">
          <w:rPr>
            <w:b/>
            <w:sz w:val="24"/>
            <w:szCs w:val="24"/>
            <w:highlight w:val="white"/>
          </w:rPr>
          <w:delText>Stations  of</w:delText>
        </w:r>
      </w:del>
      <w:ins w:id="42" w:author="Chao TANG" w:date="2023-07-08T21:00:00Z">
        <w:r w:rsidR="002C180B">
          <w:rPr>
            <w:b/>
            <w:sz w:val="24"/>
            <w:szCs w:val="24"/>
            <w:highlight w:val="white"/>
          </w:rPr>
          <w:t>Stations of</w:t>
        </w:r>
      </w:ins>
      <w:r>
        <w:rPr>
          <w:b/>
          <w:sz w:val="24"/>
          <w:szCs w:val="24"/>
          <w:highlight w:val="white"/>
        </w:rPr>
        <w:t xml:space="preserve"> wind data used in this study over</w:t>
      </w:r>
      <w:r>
        <w:rPr>
          <w:b/>
          <w:sz w:val="24"/>
          <w:szCs w:val="24"/>
          <w:highlight w:val="white"/>
        </w:rPr>
        <w:br/>
        <w:t xml:space="preserve"> La Réunion </w:t>
      </w:r>
      <w:r>
        <w:rPr>
          <w:b/>
          <w:sz w:val="24"/>
          <w:szCs w:val="24"/>
          <w:highlight w:val="white"/>
        </w:rPr>
        <w:fldChar w:fldCharType="end"/>
      </w:r>
      <w:commentRangeEnd w:id="39"/>
      <w:r w:rsidR="002C180B">
        <w:rPr>
          <w:rStyle w:val="CommentReference"/>
        </w:rPr>
        <w:commentReference w:id="39"/>
      </w:r>
      <w:commentRangeEnd w:id="40"/>
      <w:r w:rsidR="00335043">
        <w:rPr>
          <w:rStyle w:val="CommentReference"/>
        </w:rPr>
        <w:commentReference w:id="40"/>
      </w:r>
    </w:p>
    <w:tbl>
      <w:tblPr>
        <w:tblStyle w:val="a"/>
        <w:tblW w:w="769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1755"/>
        <w:gridCol w:w="1755"/>
        <w:gridCol w:w="1560"/>
      </w:tblGrid>
      <w:tr w:rsidR="00CB195D" w14:paraId="162AF964" w14:textId="77777777">
        <w:tc>
          <w:tcPr>
            <w:tcW w:w="2625" w:type="dxa"/>
            <w:shd w:val="clear" w:color="auto" w:fill="auto"/>
            <w:tcMar>
              <w:top w:w="100" w:type="dxa"/>
              <w:left w:w="100" w:type="dxa"/>
              <w:bottom w:w="100" w:type="dxa"/>
              <w:right w:w="100" w:type="dxa"/>
            </w:tcMar>
            <w:vAlign w:val="center"/>
          </w:tcPr>
          <w:p w14:paraId="104BF369" w14:textId="77777777" w:rsidR="00CB195D" w:rsidRDefault="00000000">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Station</w:t>
            </w:r>
          </w:p>
        </w:tc>
        <w:tc>
          <w:tcPr>
            <w:tcW w:w="1755" w:type="dxa"/>
            <w:shd w:val="clear" w:color="auto" w:fill="auto"/>
            <w:tcMar>
              <w:top w:w="100" w:type="dxa"/>
              <w:left w:w="100" w:type="dxa"/>
              <w:bottom w:w="100" w:type="dxa"/>
              <w:right w:w="100" w:type="dxa"/>
            </w:tcMar>
            <w:vAlign w:val="center"/>
          </w:tcPr>
          <w:p w14:paraId="4CC5BE43" w14:textId="77777777" w:rsidR="00CB195D" w:rsidRDefault="00000000">
            <w:pPr>
              <w:widowControl w:val="0"/>
              <w:pBdr>
                <w:top w:val="nil"/>
                <w:left w:val="nil"/>
                <w:bottom w:val="nil"/>
                <w:right w:val="nil"/>
                <w:between w:val="nil"/>
              </w:pBdr>
              <w:spacing w:line="240" w:lineRule="auto"/>
              <w:jc w:val="center"/>
              <w:rPr>
                <w:b/>
                <w:sz w:val="20"/>
                <w:szCs w:val="20"/>
                <w:highlight w:val="white"/>
              </w:rPr>
            </w:pPr>
            <w:r>
              <w:rPr>
                <w:b/>
                <w:sz w:val="20"/>
                <w:szCs w:val="20"/>
                <w:highlight w:val="white"/>
              </w:rPr>
              <w:t>Longitude (°E)</w:t>
            </w:r>
          </w:p>
        </w:tc>
        <w:tc>
          <w:tcPr>
            <w:tcW w:w="1755" w:type="dxa"/>
            <w:shd w:val="clear" w:color="auto" w:fill="auto"/>
            <w:tcMar>
              <w:top w:w="100" w:type="dxa"/>
              <w:left w:w="100" w:type="dxa"/>
              <w:bottom w:w="100" w:type="dxa"/>
              <w:right w:w="100" w:type="dxa"/>
            </w:tcMar>
            <w:vAlign w:val="center"/>
          </w:tcPr>
          <w:p w14:paraId="5920F63E" w14:textId="77777777" w:rsidR="00CB195D" w:rsidRDefault="00000000">
            <w:pPr>
              <w:widowControl w:val="0"/>
              <w:spacing w:line="240" w:lineRule="auto"/>
              <w:jc w:val="center"/>
              <w:rPr>
                <w:b/>
                <w:sz w:val="20"/>
                <w:szCs w:val="20"/>
                <w:highlight w:val="white"/>
              </w:rPr>
            </w:pPr>
            <w:r>
              <w:rPr>
                <w:b/>
                <w:sz w:val="20"/>
                <w:szCs w:val="20"/>
                <w:highlight w:val="white"/>
              </w:rPr>
              <w:t>Latitude (°S)</w:t>
            </w:r>
          </w:p>
        </w:tc>
        <w:tc>
          <w:tcPr>
            <w:tcW w:w="1560" w:type="dxa"/>
            <w:shd w:val="clear" w:color="auto" w:fill="auto"/>
            <w:tcMar>
              <w:top w:w="100" w:type="dxa"/>
              <w:left w:w="100" w:type="dxa"/>
              <w:bottom w:w="100" w:type="dxa"/>
              <w:right w:w="100" w:type="dxa"/>
            </w:tcMar>
            <w:vAlign w:val="center"/>
          </w:tcPr>
          <w:p w14:paraId="6093838F" w14:textId="77777777" w:rsidR="00CB195D" w:rsidRDefault="00000000">
            <w:pPr>
              <w:widowControl w:val="0"/>
              <w:spacing w:line="240" w:lineRule="auto"/>
              <w:jc w:val="center"/>
              <w:rPr>
                <w:b/>
                <w:sz w:val="20"/>
                <w:szCs w:val="20"/>
                <w:highlight w:val="white"/>
              </w:rPr>
            </w:pPr>
            <w:r>
              <w:rPr>
                <w:b/>
                <w:sz w:val="20"/>
                <w:szCs w:val="20"/>
                <w:highlight w:val="white"/>
              </w:rPr>
              <w:t xml:space="preserve"> Altitude (m)</w:t>
            </w:r>
          </w:p>
        </w:tc>
      </w:tr>
      <w:tr w:rsidR="00CB195D" w14:paraId="7BC635BE" w14:textId="77777777">
        <w:tc>
          <w:tcPr>
            <w:tcW w:w="2625" w:type="dxa"/>
            <w:shd w:val="clear" w:color="auto" w:fill="auto"/>
            <w:tcMar>
              <w:top w:w="100" w:type="dxa"/>
              <w:left w:w="100" w:type="dxa"/>
              <w:bottom w:w="100" w:type="dxa"/>
              <w:right w:w="100" w:type="dxa"/>
            </w:tcMar>
          </w:tcPr>
          <w:p w14:paraId="09AE2F26"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color w:val="303030"/>
                <w:sz w:val="20"/>
                <w:szCs w:val="20"/>
                <w:highlight w:val="white"/>
              </w:rPr>
              <w:t>BELLEVUE BRAS-PANON</w:t>
            </w:r>
          </w:p>
        </w:tc>
        <w:tc>
          <w:tcPr>
            <w:tcW w:w="1755" w:type="dxa"/>
            <w:shd w:val="clear" w:color="auto" w:fill="auto"/>
            <w:tcMar>
              <w:top w:w="100" w:type="dxa"/>
              <w:left w:w="100" w:type="dxa"/>
              <w:bottom w:w="100" w:type="dxa"/>
              <w:right w:w="100" w:type="dxa"/>
            </w:tcMar>
          </w:tcPr>
          <w:p w14:paraId="7A5372A8"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55.623</w:t>
            </w:r>
          </w:p>
        </w:tc>
        <w:tc>
          <w:tcPr>
            <w:tcW w:w="1755" w:type="dxa"/>
            <w:shd w:val="clear" w:color="auto" w:fill="auto"/>
            <w:tcMar>
              <w:top w:w="100" w:type="dxa"/>
              <w:left w:w="100" w:type="dxa"/>
              <w:bottom w:w="100" w:type="dxa"/>
              <w:right w:w="100" w:type="dxa"/>
            </w:tcMar>
          </w:tcPr>
          <w:p w14:paraId="6E629D86"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-21.005</w:t>
            </w:r>
          </w:p>
        </w:tc>
        <w:tc>
          <w:tcPr>
            <w:tcW w:w="1560" w:type="dxa"/>
            <w:shd w:val="clear" w:color="auto" w:fill="auto"/>
            <w:tcMar>
              <w:top w:w="100" w:type="dxa"/>
              <w:left w:w="100" w:type="dxa"/>
              <w:bottom w:w="100" w:type="dxa"/>
              <w:right w:w="100" w:type="dxa"/>
            </w:tcMar>
          </w:tcPr>
          <w:p w14:paraId="58421FAE" w14:textId="77777777" w:rsidR="00CB195D" w:rsidRDefault="00000000">
            <w:pPr>
              <w:widowControl w:val="0"/>
              <w:spacing w:line="240" w:lineRule="auto"/>
              <w:jc w:val="center"/>
              <w:rPr>
                <w:sz w:val="20"/>
                <w:szCs w:val="20"/>
                <w:highlight w:val="white"/>
              </w:rPr>
            </w:pPr>
            <w:r>
              <w:rPr>
                <w:sz w:val="20"/>
                <w:szCs w:val="20"/>
                <w:highlight w:val="white"/>
              </w:rPr>
              <w:t>480</w:t>
            </w:r>
          </w:p>
        </w:tc>
      </w:tr>
      <w:tr w:rsidR="00CB195D" w14:paraId="6830E439" w14:textId="77777777">
        <w:tc>
          <w:tcPr>
            <w:tcW w:w="2625" w:type="dxa"/>
            <w:shd w:val="clear" w:color="auto" w:fill="auto"/>
            <w:tcMar>
              <w:top w:w="100" w:type="dxa"/>
              <w:left w:w="100" w:type="dxa"/>
              <w:bottom w:w="100" w:type="dxa"/>
              <w:right w:w="100" w:type="dxa"/>
            </w:tcMar>
          </w:tcPr>
          <w:p w14:paraId="7E08AA9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PONT-MATHURIN</w:t>
            </w:r>
          </w:p>
        </w:tc>
        <w:tc>
          <w:tcPr>
            <w:tcW w:w="1755" w:type="dxa"/>
            <w:shd w:val="clear" w:color="auto" w:fill="auto"/>
            <w:tcMar>
              <w:top w:w="100" w:type="dxa"/>
              <w:left w:w="100" w:type="dxa"/>
              <w:bottom w:w="100" w:type="dxa"/>
              <w:right w:w="100" w:type="dxa"/>
            </w:tcMar>
          </w:tcPr>
          <w:p w14:paraId="2D844FE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55.38</w:t>
            </w:r>
          </w:p>
        </w:tc>
        <w:tc>
          <w:tcPr>
            <w:tcW w:w="1755" w:type="dxa"/>
            <w:shd w:val="clear" w:color="auto" w:fill="auto"/>
            <w:tcMar>
              <w:top w:w="100" w:type="dxa"/>
              <w:left w:w="100" w:type="dxa"/>
              <w:bottom w:w="100" w:type="dxa"/>
              <w:right w:w="100" w:type="dxa"/>
            </w:tcMar>
          </w:tcPr>
          <w:p w14:paraId="47FAE315"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-21.265</w:t>
            </w:r>
          </w:p>
        </w:tc>
        <w:tc>
          <w:tcPr>
            <w:tcW w:w="1560" w:type="dxa"/>
            <w:shd w:val="clear" w:color="auto" w:fill="auto"/>
            <w:tcMar>
              <w:top w:w="100" w:type="dxa"/>
              <w:left w:w="100" w:type="dxa"/>
              <w:bottom w:w="100" w:type="dxa"/>
              <w:right w:w="100" w:type="dxa"/>
            </w:tcMar>
          </w:tcPr>
          <w:p w14:paraId="7EE66801"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19</w:t>
            </w:r>
          </w:p>
        </w:tc>
      </w:tr>
      <w:tr w:rsidR="00CB195D" w14:paraId="38EA1386" w14:textId="77777777">
        <w:tc>
          <w:tcPr>
            <w:tcW w:w="2625" w:type="dxa"/>
            <w:shd w:val="clear" w:color="auto" w:fill="auto"/>
            <w:tcMar>
              <w:top w:w="100" w:type="dxa"/>
              <w:left w:w="100" w:type="dxa"/>
              <w:bottom w:w="100" w:type="dxa"/>
              <w:right w:w="100" w:type="dxa"/>
            </w:tcMar>
          </w:tcPr>
          <w:p w14:paraId="36B05445"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PLAINE DES PALMISTES</w:t>
            </w:r>
          </w:p>
        </w:tc>
        <w:tc>
          <w:tcPr>
            <w:tcW w:w="1755" w:type="dxa"/>
            <w:shd w:val="clear" w:color="auto" w:fill="auto"/>
            <w:tcMar>
              <w:top w:w="100" w:type="dxa"/>
              <w:left w:w="100" w:type="dxa"/>
              <w:bottom w:w="100" w:type="dxa"/>
              <w:right w:w="100" w:type="dxa"/>
            </w:tcMar>
          </w:tcPr>
          <w:p w14:paraId="259DB4AF"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55.627</w:t>
            </w:r>
          </w:p>
        </w:tc>
        <w:tc>
          <w:tcPr>
            <w:tcW w:w="1755" w:type="dxa"/>
            <w:shd w:val="clear" w:color="auto" w:fill="auto"/>
            <w:tcMar>
              <w:top w:w="100" w:type="dxa"/>
              <w:left w:w="100" w:type="dxa"/>
              <w:bottom w:w="100" w:type="dxa"/>
              <w:right w:w="100" w:type="dxa"/>
            </w:tcMar>
          </w:tcPr>
          <w:p w14:paraId="2E295A58"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-21.136</w:t>
            </w:r>
          </w:p>
        </w:tc>
        <w:tc>
          <w:tcPr>
            <w:tcW w:w="1560" w:type="dxa"/>
            <w:shd w:val="clear" w:color="auto" w:fill="auto"/>
            <w:tcMar>
              <w:top w:w="100" w:type="dxa"/>
              <w:left w:w="100" w:type="dxa"/>
              <w:bottom w:w="100" w:type="dxa"/>
              <w:right w:w="100" w:type="dxa"/>
            </w:tcMar>
          </w:tcPr>
          <w:p w14:paraId="037BA15D"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1032</w:t>
            </w:r>
          </w:p>
        </w:tc>
      </w:tr>
      <w:tr w:rsidR="00CB195D" w14:paraId="5A6E98F0" w14:textId="77777777">
        <w:tc>
          <w:tcPr>
            <w:tcW w:w="2625" w:type="dxa"/>
            <w:shd w:val="clear" w:color="auto" w:fill="auto"/>
            <w:tcMar>
              <w:top w:w="100" w:type="dxa"/>
              <w:left w:w="100" w:type="dxa"/>
              <w:bottom w:w="100" w:type="dxa"/>
              <w:right w:w="100" w:type="dxa"/>
            </w:tcMar>
          </w:tcPr>
          <w:p w14:paraId="06FBD20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LE PORT</w:t>
            </w:r>
          </w:p>
        </w:tc>
        <w:tc>
          <w:tcPr>
            <w:tcW w:w="1755" w:type="dxa"/>
            <w:shd w:val="clear" w:color="auto" w:fill="auto"/>
            <w:tcMar>
              <w:top w:w="100" w:type="dxa"/>
              <w:left w:w="100" w:type="dxa"/>
              <w:bottom w:w="100" w:type="dxa"/>
              <w:right w:w="100" w:type="dxa"/>
            </w:tcMar>
          </w:tcPr>
          <w:p w14:paraId="05B40712"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55.282</w:t>
            </w:r>
          </w:p>
        </w:tc>
        <w:tc>
          <w:tcPr>
            <w:tcW w:w="1755" w:type="dxa"/>
            <w:shd w:val="clear" w:color="auto" w:fill="auto"/>
            <w:tcMar>
              <w:top w:w="100" w:type="dxa"/>
              <w:left w:w="100" w:type="dxa"/>
              <w:bottom w:w="100" w:type="dxa"/>
              <w:right w:w="100" w:type="dxa"/>
            </w:tcMar>
          </w:tcPr>
          <w:p w14:paraId="667FF27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-20.946</w:t>
            </w:r>
          </w:p>
        </w:tc>
        <w:tc>
          <w:tcPr>
            <w:tcW w:w="1560" w:type="dxa"/>
            <w:shd w:val="clear" w:color="auto" w:fill="auto"/>
            <w:tcMar>
              <w:top w:w="100" w:type="dxa"/>
              <w:left w:w="100" w:type="dxa"/>
              <w:bottom w:w="100" w:type="dxa"/>
              <w:right w:w="100" w:type="dxa"/>
            </w:tcMar>
          </w:tcPr>
          <w:p w14:paraId="558495AB"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9</w:t>
            </w:r>
          </w:p>
        </w:tc>
      </w:tr>
      <w:tr w:rsidR="00CB195D" w14:paraId="75F90445" w14:textId="77777777">
        <w:tc>
          <w:tcPr>
            <w:tcW w:w="2625" w:type="dxa"/>
            <w:shd w:val="clear" w:color="auto" w:fill="auto"/>
            <w:tcMar>
              <w:top w:w="100" w:type="dxa"/>
              <w:left w:w="100" w:type="dxa"/>
              <w:bottom w:w="100" w:type="dxa"/>
              <w:right w:w="100" w:type="dxa"/>
            </w:tcMar>
          </w:tcPr>
          <w:p w14:paraId="5FEE048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SAINT-BENOIT</w:t>
            </w:r>
          </w:p>
        </w:tc>
        <w:tc>
          <w:tcPr>
            <w:tcW w:w="1755" w:type="dxa"/>
            <w:shd w:val="clear" w:color="auto" w:fill="auto"/>
            <w:tcMar>
              <w:top w:w="100" w:type="dxa"/>
              <w:left w:w="100" w:type="dxa"/>
              <w:bottom w:w="100" w:type="dxa"/>
              <w:right w:w="100" w:type="dxa"/>
            </w:tcMar>
          </w:tcPr>
          <w:p w14:paraId="4930AAF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55.719</w:t>
            </w:r>
          </w:p>
        </w:tc>
        <w:tc>
          <w:tcPr>
            <w:tcW w:w="1755" w:type="dxa"/>
            <w:shd w:val="clear" w:color="auto" w:fill="auto"/>
            <w:tcMar>
              <w:top w:w="100" w:type="dxa"/>
              <w:left w:w="100" w:type="dxa"/>
              <w:bottom w:w="100" w:type="dxa"/>
              <w:right w:w="100" w:type="dxa"/>
            </w:tcMar>
          </w:tcPr>
          <w:p w14:paraId="6B1BFCEE"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-21.059</w:t>
            </w:r>
          </w:p>
        </w:tc>
        <w:tc>
          <w:tcPr>
            <w:tcW w:w="1560" w:type="dxa"/>
            <w:shd w:val="clear" w:color="auto" w:fill="auto"/>
            <w:tcMar>
              <w:top w:w="100" w:type="dxa"/>
              <w:left w:w="100" w:type="dxa"/>
              <w:bottom w:w="100" w:type="dxa"/>
              <w:right w:w="100" w:type="dxa"/>
            </w:tcMar>
          </w:tcPr>
          <w:p w14:paraId="2BC31493"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43</w:t>
            </w:r>
          </w:p>
        </w:tc>
      </w:tr>
      <w:tr w:rsidR="00CB195D" w14:paraId="1F9D02DE" w14:textId="77777777">
        <w:tc>
          <w:tcPr>
            <w:tcW w:w="2625" w:type="dxa"/>
            <w:shd w:val="clear" w:color="auto" w:fill="auto"/>
            <w:tcMar>
              <w:top w:w="100" w:type="dxa"/>
              <w:left w:w="100" w:type="dxa"/>
              <w:bottom w:w="100" w:type="dxa"/>
              <w:right w:w="100" w:type="dxa"/>
            </w:tcMar>
          </w:tcPr>
          <w:p w14:paraId="6D25C61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color w:val="303030"/>
                <w:sz w:val="20"/>
                <w:szCs w:val="20"/>
                <w:highlight w:val="white"/>
              </w:rPr>
              <w:t>COLIMACONS</w:t>
            </w:r>
          </w:p>
        </w:tc>
        <w:tc>
          <w:tcPr>
            <w:tcW w:w="1755" w:type="dxa"/>
            <w:shd w:val="clear" w:color="auto" w:fill="auto"/>
            <w:tcMar>
              <w:top w:w="100" w:type="dxa"/>
              <w:left w:w="100" w:type="dxa"/>
              <w:bottom w:w="100" w:type="dxa"/>
              <w:right w:w="100" w:type="dxa"/>
            </w:tcMar>
          </w:tcPr>
          <w:p w14:paraId="5D2D90CF"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55.305</w:t>
            </w:r>
          </w:p>
        </w:tc>
        <w:tc>
          <w:tcPr>
            <w:tcW w:w="1755" w:type="dxa"/>
            <w:shd w:val="clear" w:color="auto" w:fill="auto"/>
            <w:tcMar>
              <w:top w:w="100" w:type="dxa"/>
              <w:left w:w="100" w:type="dxa"/>
              <w:bottom w:w="100" w:type="dxa"/>
              <w:right w:w="100" w:type="dxa"/>
            </w:tcMar>
          </w:tcPr>
          <w:p w14:paraId="38194C6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-21.13</w:t>
            </w:r>
          </w:p>
        </w:tc>
        <w:tc>
          <w:tcPr>
            <w:tcW w:w="1560" w:type="dxa"/>
            <w:shd w:val="clear" w:color="auto" w:fill="auto"/>
            <w:tcMar>
              <w:top w:w="100" w:type="dxa"/>
              <w:left w:w="100" w:type="dxa"/>
              <w:bottom w:w="100" w:type="dxa"/>
              <w:right w:w="100" w:type="dxa"/>
            </w:tcMar>
          </w:tcPr>
          <w:p w14:paraId="3D95319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798</w:t>
            </w:r>
          </w:p>
        </w:tc>
      </w:tr>
      <w:tr w:rsidR="00CB195D" w14:paraId="4885E915" w14:textId="77777777">
        <w:tc>
          <w:tcPr>
            <w:tcW w:w="2625" w:type="dxa"/>
            <w:shd w:val="clear" w:color="auto" w:fill="auto"/>
            <w:tcMar>
              <w:top w:w="100" w:type="dxa"/>
              <w:left w:w="100" w:type="dxa"/>
              <w:bottom w:w="100" w:type="dxa"/>
              <w:right w:w="100" w:type="dxa"/>
            </w:tcMar>
          </w:tcPr>
          <w:p w14:paraId="6583C64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PETITE-FRANCE</w:t>
            </w:r>
          </w:p>
        </w:tc>
        <w:tc>
          <w:tcPr>
            <w:tcW w:w="1755" w:type="dxa"/>
            <w:shd w:val="clear" w:color="auto" w:fill="auto"/>
            <w:tcMar>
              <w:top w:w="100" w:type="dxa"/>
              <w:left w:w="100" w:type="dxa"/>
              <w:bottom w:w="100" w:type="dxa"/>
              <w:right w:w="100" w:type="dxa"/>
            </w:tcMar>
          </w:tcPr>
          <w:p w14:paraId="0B5A8483"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55.342</w:t>
            </w:r>
          </w:p>
        </w:tc>
        <w:tc>
          <w:tcPr>
            <w:tcW w:w="1755" w:type="dxa"/>
            <w:shd w:val="clear" w:color="auto" w:fill="auto"/>
            <w:tcMar>
              <w:top w:w="100" w:type="dxa"/>
              <w:left w:w="100" w:type="dxa"/>
              <w:bottom w:w="100" w:type="dxa"/>
              <w:right w:w="100" w:type="dxa"/>
            </w:tcMar>
          </w:tcPr>
          <w:p w14:paraId="2A9A4C9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-21.045</w:t>
            </w:r>
          </w:p>
        </w:tc>
        <w:tc>
          <w:tcPr>
            <w:tcW w:w="1560" w:type="dxa"/>
            <w:shd w:val="clear" w:color="auto" w:fill="auto"/>
            <w:tcMar>
              <w:top w:w="100" w:type="dxa"/>
              <w:left w:w="100" w:type="dxa"/>
              <w:bottom w:w="100" w:type="dxa"/>
              <w:right w:w="100" w:type="dxa"/>
            </w:tcMar>
          </w:tcPr>
          <w:p w14:paraId="7C78FCC4"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1200</w:t>
            </w:r>
          </w:p>
        </w:tc>
      </w:tr>
      <w:tr w:rsidR="00CB195D" w14:paraId="7E880A0E" w14:textId="77777777">
        <w:tc>
          <w:tcPr>
            <w:tcW w:w="2625" w:type="dxa"/>
            <w:shd w:val="clear" w:color="auto" w:fill="auto"/>
            <w:tcMar>
              <w:top w:w="100" w:type="dxa"/>
              <w:left w:w="100" w:type="dxa"/>
              <w:bottom w:w="100" w:type="dxa"/>
              <w:right w:w="100" w:type="dxa"/>
            </w:tcMar>
          </w:tcPr>
          <w:p w14:paraId="544BAA76"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PITON-MAIDO</w:t>
            </w:r>
          </w:p>
        </w:tc>
        <w:tc>
          <w:tcPr>
            <w:tcW w:w="1755" w:type="dxa"/>
            <w:shd w:val="clear" w:color="auto" w:fill="auto"/>
            <w:tcMar>
              <w:top w:w="100" w:type="dxa"/>
              <w:left w:w="100" w:type="dxa"/>
              <w:bottom w:w="100" w:type="dxa"/>
              <w:right w:w="100" w:type="dxa"/>
            </w:tcMar>
          </w:tcPr>
          <w:p w14:paraId="75D756EB"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55.381</w:t>
            </w:r>
          </w:p>
        </w:tc>
        <w:tc>
          <w:tcPr>
            <w:tcW w:w="1755" w:type="dxa"/>
            <w:shd w:val="clear" w:color="auto" w:fill="auto"/>
            <w:tcMar>
              <w:top w:w="100" w:type="dxa"/>
              <w:left w:w="100" w:type="dxa"/>
              <w:bottom w:w="100" w:type="dxa"/>
              <w:right w:w="100" w:type="dxa"/>
            </w:tcMar>
          </w:tcPr>
          <w:p w14:paraId="612E5E58"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-21.077</w:t>
            </w:r>
          </w:p>
        </w:tc>
        <w:tc>
          <w:tcPr>
            <w:tcW w:w="1560" w:type="dxa"/>
            <w:shd w:val="clear" w:color="auto" w:fill="auto"/>
            <w:tcMar>
              <w:top w:w="100" w:type="dxa"/>
              <w:left w:w="100" w:type="dxa"/>
              <w:bottom w:w="100" w:type="dxa"/>
              <w:right w:w="100" w:type="dxa"/>
            </w:tcMar>
          </w:tcPr>
          <w:p w14:paraId="4AE6423D"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2150</w:t>
            </w:r>
          </w:p>
        </w:tc>
      </w:tr>
      <w:tr w:rsidR="00CB195D" w14:paraId="16EDD9AA" w14:textId="77777777">
        <w:tc>
          <w:tcPr>
            <w:tcW w:w="2625" w:type="dxa"/>
            <w:shd w:val="clear" w:color="auto" w:fill="auto"/>
            <w:tcMar>
              <w:top w:w="100" w:type="dxa"/>
              <w:left w:w="100" w:type="dxa"/>
              <w:bottom w:w="100" w:type="dxa"/>
              <w:right w:w="100" w:type="dxa"/>
            </w:tcMar>
          </w:tcPr>
          <w:p w14:paraId="43F6AA81"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POINTE DES TROIS-BASSINS</w:t>
            </w:r>
          </w:p>
        </w:tc>
        <w:tc>
          <w:tcPr>
            <w:tcW w:w="1755" w:type="dxa"/>
            <w:shd w:val="clear" w:color="auto" w:fill="auto"/>
            <w:tcMar>
              <w:top w:w="100" w:type="dxa"/>
              <w:left w:w="100" w:type="dxa"/>
              <w:bottom w:w="100" w:type="dxa"/>
              <w:right w:w="100" w:type="dxa"/>
            </w:tcMar>
          </w:tcPr>
          <w:p w14:paraId="68F7F49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55.248</w:t>
            </w:r>
          </w:p>
        </w:tc>
        <w:tc>
          <w:tcPr>
            <w:tcW w:w="1755" w:type="dxa"/>
            <w:shd w:val="clear" w:color="auto" w:fill="auto"/>
            <w:tcMar>
              <w:top w:w="100" w:type="dxa"/>
              <w:left w:w="100" w:type="dxa"/>
              <w:bottom w:w="100" w:type="dxa"/>
              <w:right w:w="100" w:type="dxa"/>
            </w:tcMar>
          </w:tcPr>
          <w:p w14:paraId="0B6F745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-21.105</w:t>
            </w:r>
          </w:p>
        </w:tc>
        <w:tc>
          <w:tcPr>
            <w:tcW w:w="1560" w:type="dxa"/>
            <w:shd w:val="clear" w:color="auto" w:fill="auto"/>
            <w:tcMar>
              <w:top w:w="100" w:type="dxa"/>
              <w:left w:w="100" w:type="dxa"/>
              <w:bottom w:w="100" w:type="dxa"/>
              <w:right w:w="100" w:type="dxa"/>
            </w:tcMar>
          </w:tcPr>
          <w:p w14:paraId="4DCEF084"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w:t>
            </w:r>
          </w:p>
        </w:tc>
      </w:tr>
      <w:tr w:rsidR="00CB195D" w14:paraId="1283B31E" w14:textId="77777777">
        <w:tc>
          <w:tcPr>
            <w:tcW w:w="2625" w:type="dxa"/>
            <w:shd w:val="clear" w:color="auto" w:fill="auto"/>
            <w:tcMar>
              <w:top w:w="100" w:type="dxa"/>
              <w:left w:w="100" w:type="dxa"/>
              <w:bottom w:w="100" w:type="dxa"/>
              <w:right w:w="100" w:type="dxa"/>
            </w:tcMar>
          </w:tcPr>
          <w:p w14:paraId="3DC3FCD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PIERREFONDS-AÉROPORT</w:t>
            </w:r>
          </w:p>
        </w:tc>
        <w:tc>
          <w:tcPr>
            <w:tcW w:w="1755" w:type="dxa"/>
            <w:shd w:val="clear" w:color="auto" w:fill="auto"/>
            <w:tcMar>
              <w:top w:w="100" w:type="dxa"/>
              <w:left w:w="100" w:type="dxa"/>
              <w:bottom w:w="100" w:type="dxa"/>
              <w:right w:w="100" w:type="dxa"/>
            </w:tcMar>
          </w:tcPr>
          <w:p w14:paraId="22C792C8"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55.426</w:t>
            </w:r>
          </w:p>
        </w:tc>
        <w:tc>
          <w:tcPr>
            <w:tcW w:w="1755" w:type="dxa"/>
            <w:shd w:val="clear" w:color="auto" w:fill="auto"/>
            <w:tcMar>
              <w:top w:w="100" w:type="dxa"/>
              <w:left w:w="100" w:type="dxa"/>
              <w:bottom w:w="100" w:type="dxa"/>
              <w:right w:w="100" w:type="dxa"/>
            </w:tcMar>
          </w:tcPr>
          <w:p w14:paraId="5D56D1DB"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-21.32</w:t>
            </w:r>
          </w:p>
        </w:tc>
        <w:tc>
          <w:tcPr>
            <w:tcW w:w="1560" w:type="dxa"/>
            <w:shd w:val="clear" w:color="auto" w:fill="auto"/>
            <w:tcMar>
              <w:top w:w="100" w:type="dxa"/>
              <w:left w:w="100" w:type="dxa"/>
              <w:bottom w:w="100" w:type="dxa"/>
              <w:right w:w="100" w:type="dxa"/>
            </w:tcMar>
          </w:tcPr>
          <w:p w14:paraId="66BD982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w:t>
            </w:r>
          </w:p>
        </w:tc>
      </w:tr>
      <w:tr w:rsidR="00CB195D" w14:paraId="43E989BE" w14:textId="77777777">
        <w:tc>
          <w:tcPr>
            <w:tcW w:w="2625" w:type="dxa"/>
            <w:shd w:val="clear" w:color="auto" w:fill="auto"/>
            <w:tcMar>
              <w:top w:w="100" w:type="dxa"/>
              <w:left w:w="100" w:type="dxa"/>
              <w:bottom w:w="100" w:type="dxa"/>
              <w:right w:w="100" w:type="dxa"/>
            </w:tcMar>
          </w:tcPr>
          <w:p w14:paraId="617B454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LE BARIL</w:t>
            </w:r>
          </w:p>
        </w:tc>
        <w:tc>
          <w:tcPr>
            <w:tcW w:w="1755" w:type="dxa"/>
            <w:shd w:val="clear" w:color="auto" w:fill="auto"/>
            <w:tcMar>
              <w:top w:w="100" w:type="dxa"/>
              <w:left w:w="100" w:type="dxa"/>
              <w:bottom w:w="100" w:type="dxa"/>
              <w:right w:w="100" w:type="dxa"/>
            </w:tcMar>
          </w:tcPr>
          <w:p w14:paraId="511DF4F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55.732</w:t>
            </w:r>
          </w:p>
        </w:tc>
        <w:tc>
          <w:tcPr>
            <w:tcW w:w="1755" w:type="dxa"/>
            <w:shd w:val="clear" w:color="auto" w:fill="auto"/>
            <w:tcMar>
              <w:top w:w="100" w:type="dxa"/>
              <w:left w:w="100" w:type="dxa"/>
              <w:bottom w:w="100" w:type="dxa"/>
              <w:right w:w="100" w:type="dxa"/>
            </w:tcMar>
          </w:tcPr>
          <w:p w14:paraId="054C3DDE"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-21.36</w:t>
            </w:r>
          </w:p>
        </w:tc>
        <w:tc>
          <w:tcPr>
            <w:tcW w:w="1560" w:type="dxa"/>
            <w:shd w:val="clear" w:color="auto" w:fill="auto"/>
            <w:tcMar>
              <w:top w:w="100" w:type="dxa"/>
              <w:left w:w="100" w:type="dxa"/>
              <w:bottom w:w="100" w:type="dxa"/>
              <w:right w:w="100" w:type="dxa"/>
            </w:tcMar>
          </w:tcPr>
          <w:p w14:paraId="58EE2AB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115</w:t>
            </w:r>
          </w:p>
        </w:tc>
      </w:tr>
      <w:tr w:rsidR="00CB195D" w14:paraId="15FE5825" w14:textId="77777777">
        <w:tc>
          <w:tcPr>
            <w:tcW w:w="2625" w:type="dxa"/>
            <w:shd w:val="clear" w:color="auto" w:fill="auto"/>
            <w:tcMar>
              <w:top w:w="100" w:type="dxa"/>
              <w:left w:w="100" w:type="dxa"/>
              <w:bottom w:w="100" w:type="dxa"/>
              <w:right w:w="100" w:type="dxa"/>
            </w:tcMar>
          </w:tcPr>
          <w:p w14:paraId="7156210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GILLOT-AEROPORT</w:t>
            </w:r>
          </w:p>
        </w:tc>
        <w:tc>
          <w:tcPr>
            <w:tcW w:w="1755" w:type="dxa"/>
            <w:shd w:val="clear" w:color="auto" w:fill="auto"/>
            <w:tcMar>
              <w:top w:w="100" w:type="dxa"/>
              <w:left w:w="100" w:type="dxa"/>
              <w:bottom w:w="100" w:type="dxa"/>
              <w:right w:w="100" w:type="dxa"/>
            </w:tcMar>
          </w:tcPr>
          <w:p w14:paraId="103CFB2F"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55.524</w:t>
            </w:r>
          </w:p>
        </w:tc>
        <w:tc>
          <w:tcPr>
            <w:tcW w:w="1755" w:type="dxa"/>
            <w:shd w:val="clear" w:color="auto" w:fill="auto"/>
            <w:tcMar>
              <w:top w:w="100" w:type="dxa"/>
              <w:left w:w="100" w:type="dxa"/>
              <w:bottom w:w="100" w:type="dxa"/>
              <w:right w:w="100" w:type="dxa"/>
            </w:tcMar>
          </w:tcPr>
          <w:p w14:paraId="0E7CE90F"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-20.889</w:t>
            </w:r>
          </w:p>
        </w:tc>
        <w:tc>
          <w:tcPr>
            <w:tcW w:w="1560" w:type="dxa"/>
            <w:shd w:val="clear" w:color="auto" w:fill="auto"/>
            <w:tcMar>
              <w:top w:w="100" w:type="dxa"/>
              <w:left w:w="100" w:type="dxa"/>
              <w:bottom w:w="100" w:type="dxa"/>
              <w:right w:w="100" w:type="dxa"/>
            </w:tcMar>
          </w:tcPr>
          <w:p w14:paraId="690593A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8</w:t>
            </w:r>
          </w:p>
        </w:tc>
      </w:tr>
      <w:tr w:rsidR="00CB195D" w14:paraId="5B51A596" w14:textId="77777777">
        <w:tc>
          <w:tcPr>
            <w:tcW w:w="2625" w:type="dxa"/>
            <w:shd w:val="clear" w:color="auto" w:fill="auto"/>
            <w:tcMar>
              <w:top w:w="100" w:type="dxa"/>
              <w:left w:w="100" w:type="dxa"/>
              <w:bottom w:w="100" w:type="dxa"/>
              <w:right w:w="100" w:type="dxa"/>
            </w:tcMar>
          </w:tcPr>
          <w:p w14:paraId="59883B3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GROS PITON SAINTE-ROSE</w:t>
            </w:r>
          </w:p>
        </w:tc>
        <w:tc>
          <w:tcPr>
            <w:tcW w:w="1755" w:type="dxa"/>
            <w:shd w:val="clear" w:color="auto" w:fill="auto"/>
            <w:tcMar>
              <w:top w:w="100" w:type="dxa"/>
              <w:left w:w="100" w:type="dxa"/>
              <w:bottom w:w="100" w:type="dxa"/>
              <w:right w:w="100" w:type="dxa"/>
            </w:tcMar>
          </w:tcPr>
          <w:p w14:paraId="5A537FA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55.829</w:t>
            </w:r>
          </w:p>
        </w:tc>
        <w:tc>
          <w:tcPr>
            <w:tcW w:w="1755" w:type="dxa"/>
            <w:shd w:val="clear" w:color="auto" w:fill="auto"/>
            <w:tcMar>
              <w:top w:w="100" w:type="dxa"/>
              <w:left w:w="100" w:type="dxa"/>
              <w:bottom w:w="100" w:type="dxa"/>
              <w:right w:w="100" w:type="dxa"/>
            </w:tcMar>
          </w:tcPr>
          <w:p w14:paraId="5055BE2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-21.18</w:t>
            </w:r>
          </w:p>
        </w:tc>
        <w:tc>
          <w:tcPr>
            <w:tcW w:w="1560" w:type="dxa"/>
            <w:shd w:val="clear" w:color="auto" w:fill="auto"/>
            <w:tcMar>
              <w:top w:w="100" w:type="dxa"/>
              <w:left w:w="100" w:type="dxa"/>
              <w:bottom w:w="100" w:type="dxa"/>
              <w:right w:w="100" w:type="dxa"/>
            </w:tcMar>
          </w:tcPr>
          <w:p w14:paraId="046CC1C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181</w:t>
            </w:r>
          </w:p>
        </w:tc>
      </w:tr>
      <w:tr w:rsidR="00CB195D" w14:paraId="21863486" w14:textId="77777777">
        <w:tc>
          <w:tcPr>
            <w:tcW w:w="2625" w:type="dxa"/>
            <w:shd w:val="clear" w:color="auto" w:fill="auto"/>
            <w:tcMar>
              <w:top w:w="100" w:type="dxa"/>
              <w:left w:w="100" w:type="dxa"/>
              <w:bottom w:w="100" w:type="dxa"/>
              <w:right w:w="100" w:type="dxa"/>
            </w:tcMar>
          </w:tcPr>
          <w:p w14:paraId="664A463A"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BELLECOMBE-JACOB</w:t>
            </w:r>
          </w:p>
        </w:tc>
        <w:tc>
          <w:tcPr>
            <w:tcW w:w="1755" w:type="dxa"/>
            <w:shd w:val="clear" w:color="auto" w:fill="auto"/>
            <w:tcMar>
              <w:top w:w="100" w:type="dxa"/>
              <w:left w:w="100" w:type="dxa"/>
              <w:bottom w:w="100" w:type="dxa"/>
              <w:right w:w="100" w:type="dxa"/>
            </w:tcMar>
          </w:tcPr>
          <w:p w14:paraId="4A751E00"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55.687</w:t>
            </w:r>
          </w:p>
        </w:tc>
        <w:tc>
          <w:tcPr>
            <w:tcW w:w="1755" w:type="dxa"/>
            <w:shd w:val="clear" w:color="auto" w:fill="auto"/>
            <w:tcMar>
              <w:top w:w="100" w:type="dxa"/>
              <w:left w:w="100" w:type="dxa"/>
              <w:bottom w:w="100" w:type="dxa"/>
              <w:right w:w="100" w:type="dxa"/>
            </w:tcMar>
          </w:tcPr>
          <w:p w14:paraId="0A0CB44E"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-21.218</w:t>
            </w:r>
          </w:p>
        </w:tc>
        <w:tc>
          <w:tcPr>
            <w:tcW w:w="1560" w:type="dxa"/>
            <w:shd w:val="clear" w:color="auto" w:fill="auto"/>
            <w:tcMar>
              <w:top w:w="100" w:type="dxa"/>
              <w:left w:w="100" w:type="dxa"/>
              <w:bottom w:w="100" w:type="dxa"/>
              <w:right w:w="100" w:type="dxa"/>
            </w:tcMar>
          </w:tcPr>
          <w:p w14:paraId="246DC0B2"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2245</w:t>
            </w:r>
          </w:p>
        </w:tc>
      </w:tr>
      <w:tr w:rsidR="00CB195D" w14:paraId="4F413CF5" w14:textId="77777777">
        <w:tc>
          <w:tcPr>
            <w:tcW w:w="2625" w:type="dxa"/>
            <w:shd w:val="clear" w:color="auto" w:fill="auto"/>
            <w:tcMar>
              <w:top w:w="100" w:type="dxa"/>
              <w:left w:w="100" w:type="dxa"/>
              <w:bottom w:w="100" w:type="dxa"/>
              <w:right w:w="100" w:type="dxa"/>
            </w:tcMar>
          </w:tcPr>
          <w:p w14:paraId="3499B393"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PLAINE DES CAFRES</w:t>
            </w:r>
          </w:p>
        </w:tc>
        <w:tc>
          <w:tcPr>
            <w:tcW w:w="1755" w:type="dxa"/>
            <w:shd w:val="clear" w:color="auto" w:fill="auto"/>
            <w:tcMar>
              <w:top w:w="100" w:type="dxa"/>
              <w:left w:w="100" w:type="dxa"/>
              <w:bottom w:w="100" w:type="dxa"/>
              <w:right w:w="100" w:type="dxa"/>
            </w:tcMar>
          </w:tcPr>
          <w:p w14:paraId="078ADF67"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55.573</w:t>
            </w:r>
          </w:p>
        </w:tc>
        <w:tc>
          <w:tcPr>
            <w:tcW w:w="1755" w:type="dxa"/>
            <w:shd w:val="clear" w:color="auto" w:fill="auto"/>
            <w:tcMar>
              <w:top w:w="100" w:type="dxa"/>
              <w:left w:w="100" w:type="dxa"/>
              <w:bottom w:w="100" w:type="dxa"/>
              <w:right w:w="100" w:type="dxa"/>
            </w:tcMar>
          </w:tcPr>
          <w:p w14:paraId="75A93374"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-21.209</w:t>
            </w:r>
          </w:p>
        </w:tc>
        <w:tc>
          <w:tcPr>
            <w:tcW w:w="1560" w:type="dxa"/>
            <w:shd w:val="clear" w:color="auto" w:fill="auto"/>
            <w:tcMar>
              <w:top w:w="100" w:type="dxa"/>
              <w:left w:w="100" w:type="dxa"/>
              <w:bottom w:w="100" w:type="dxa"/>
              <w:right w:w="100" w:type="dxa"/>
            </w:tcMar>
          </w:tcPr>
          <w:p w14:paraId="7727DC74"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1560</w:t>
            </w:r>
          </w:p>
        </w:tc>
      </w:tr>
      <w:tr w:rsidR="00CB195D" w14:paraId="341E688B" w14:textId="77777777">
        <w:tc>
          <w:tcPr>
            <w:tcW w:w="2625" w:type="dxa"/>
            <w:shd w:val="clear" w:color="auto" w:fill="auto"/>
            <w:tcMar>
              <w:top w:w="100" w:type="dxa"/>
              <w:left w:w="100" w:type="dxa"/>
              <w:bottom w:w="100" w:type="dxa"/>
              <w:right w:w="100" w:type="dxa"/>
            </w:tcMar>
          </w:tcPr>
          <w:p w14:paraId="14CC75B9"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lastRenderedPageBreak/>
              <w:t>CILAOS</w:t>
            </w:r>
          </w:p>
        </w:tc>
        <w:tc>
          <w:tcPr>
            <w:tcW w:w="1755" w:type="dxa"/>
            <w:shd w:val="clear" w:color="auto" w:fill="auto"/>
            <w:tcMar>
              <w:top w:w="100" w:type="dxa"/>
              <w:left w:w="100" w:type="dxa"/>
              <w:bottom w:w="100" w:type="dxa"/>
              <w:right w:w="100" w:type="dxa"/>
            </w:tcMar>
          </w:tcPr>
          <w:p w14:paraId="02CCF135"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55.472</w:t>
            </w:r>
          </w:p>
        </w:tc>
        <w:tc>
          <w:tcPr>
            <w:tcW w:w="1755" w:type="dxa"/>
            <w:shd w:val="clear" w:color="auto" w:fill="auto"/>
            <w:tcMar>
              <w:top w:w="100" w:type="dxa"/>
              <w:left w:w="100" w:type="dxa"/>
              <w:bottom w:w="100" w:type="dxa"/>
              <w:right w:w="100" w:type="dxa"/>
            </w:tcMar>
          </w:tcPr>
          <w:p w14:paraId="0B4E3E2C"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-21.134</w:t>
            </w:r>
          </w:p>
        </w:tc>
        <w:tc>
          <w:tcPr>
            <w:tcW w:w="1560" w:type="dxa"/>
            <w:shd w:val="clear" w:color="auto" w:fill="auto"/>
            <w:tcMar>
              <w:top w:w="100" w:type="dxa"/>
              <w:left w:w="100" w:type="dxa"/>
              <w:bottom w:w="100" w:type="dxa"/>
              <w:right w:w="100" w:type="dxa"/>
            </w:tcMar>
          </w:tcPr>
          <w:p w14:paraId="53B3CF24" w14:textId="77777777" w:rsidR="00CB195D" w:rsidRDefault="00000000">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1197</w:t>
            </w:r>
          </w:p>
        </w:tc>
      </w:tr>
    </w:tbl>
    <w:p w14:paraId="0D9D6A33" w14:textId="77777777" w:rsidR="00CB195D" w:rsidRDefault="00CB195D">
      <w:pPr>
        <w:widowControl w:val="0"/>
        <w:pBdr>
          <w:top w:val="nil"/>
          <w:left w:val="nil"/>
          <w:bottom w:val="nil"/>
          <w:right w:val="nil"/>
          <w:between w:val="nil"/>
        </w:pBdr>
        <w:rPr>
          <w:color w:val="000000"/>
          <w:sz w:val="24"/>
          <w:szCs w:val="24"/>
          <w:highlight w:val="white"/>
        </w:rPr>
      </w:pPr>
    </w:p>
    <w:p w14:paraId="6AFFE7DD" w14:textId="77777777" w:rsidR="00CB195D" w:rsidRDefault="00000000">
      <w:pPr>
        <w:widowControl w:val="0"/>
        <w:pBdr>
          <w:top w:val="nil"/>
          <w:left w:val="nil"/>
          <w:bottom w:val="nil"/>
          <w:right w:val="nil"/>
          <w:between w:val="nil"/>
        </w:pBdr>
        <w:jc w:val="center"/>
        <w:rPr>
          <w:color w:val="000000"/>
          <w:sz w:val="24"/>
          <w:szCs w:val="24"/>
          <w:highlight w:val="white"/>
        </w:rPr>
      </w:pPr>
      <w:r>
        <w:rPr>
          <w:sz w:val="24"/>
          <w:szCs w:val="24"/>
          <w:highlight w:val="white"/>
        </w:rPr>
        <w:t xml:space="preserve">         </w:t>
      </w:r>
    </w:p>
    <w:p w14:paraId="766EF21B" w14:textId="77777777" w:rsidR="00CB195D" w:rsidRDefault="00CB195D">
      <w:pPr>
        <w:shd w:val="clear" w:color="auto" w:fill="FFFFFF"/>
        <w:spacing w:before="240" w:after="240"/>
        <w:jc w:val="center"/>
        <w:rPr>
          <w:sz w:val="24"/>
          <w:szCs w:val="24"/>
          <w:highlight w:val="white"/>
        </w:rPr>
      </w:pPr>
    </w:p>
    <w:p w14:paraId="194AFA82" w14:textId="77777777" w:rsidR="00CB195D" w:rsidRDefault="00CB195D">
      <w:pPr>
        <w:shd w:val="clear" w:color="auto" w:fill="FFFFFF"/>
        <w:spacing w:before="240" w:after="240"/>
        <w:jc w:val="center"/>
        <w:rPr>
          <w:sz w:val="24"/>
          <w:szCs w:val="24"/>
          <w:highlight w:val="white"/>
        </w:rPr>
      </w:pPr>
    </w:p>
    <w:p w14:paraId="6C791B13" w14:textId="77777777" w:rsidR="00CB195D" w:rsidRDefault="00CB195D">
      <w:pPr>
        <w:shd w:val="clear" w:color="auto" w:fill="FFFFFF"/>
        <w:spacing w:before="240" w:after="240"/>
        <w:jc w:val="center"/>
        <w:rPr>
          <w:sz w:val="24"/>
          <w:szCs w:val="24"/>
          <w:highlight w:val="white"/>
        </w:rPr>
      </w:pPr>
    </w:p>
    <w:p w14:paraId="7D109D89" w14:textId="77777777" w:rsidR="00CB195D" w:rsidRDefault="00CB195D">
      <w:pPr>
        <w:shd w:val="clear" w:color="auto" w:fill="FFFFFF"/>
        <w:spacing w:before="240" w:after="240"/>
        <w:jc w:val="center"/>
        <w:rPr>
          <w:sz w:val="24"/>
          <w:szCs w:val="24"/>
          <w:highlight w:val="white"/>
        </w:rPr>
      </w:pPr>
    </w:p>
    <w:p w14:paraId="017897DF" w14:textId="77777777" w:rsidR="00CB195D" w:rsidRDefault="00000000">
      <w:pPr>
        <w:shd w:val="clear" w:color="auto" w:fill="FFFFFF"/>
        <w:spacing w:before="240" w:after="240"/>
        <w:jc w:val="both"/>
        <w:rPr>
          <w:b/>
          <w:sz w:val="28"/>
          <w:szCs w:val="28"/>
          <w:highlight w:val="white"/>
        </w:rPr>
      </w:pPr>
      <w:r>
        <w:rPr>
          <w:b/>
          <w:sz w:val="24"/>
          <w:szCs w:val="24"/>
          <w:highlight w:val="white"/>
        </w:rPr>
        <w:t xml:space="preserve"> </w:t>
      </w:r>
      <w:del w:id="43" w:author="Chao TANG" w:date="2023-07-08T18:25:00Z">
        <w:r w:rsidDel="00E56B14">
          <w:rPr>
            <w:b/>
            <w:sz w:val="48"/>
            <w:szCs w:val="48"/>
            <w:highlight w:val="white"/>
          </w:rPr>
          <w:delText xml:space="preserve">  </w:delText>
        </w:r>
      </w:del>
      <w:r>
        <w:rPr>
          <w:b/>
          <w:sz w:val="28"/>
          <w:szCs w:val="28"/>
          <w:highlight w:val="white"/>
        </w:rPr>
        <w:t xml:space="preserve">2.2 </w:t>
      </w:r>
      <w:commentRangeStart w:id="44"/>
      <w:r>
        <w:rPr>
          <w:b/>
          <w:sz w:val="28"/>
          <w:szCs w:val="28"/>
          <w:highlight w:val="white"/>
        </w:rPr>
        <w:t>Gridded datasets</w:t>
      </w:r>
      <w:commentRangeEnd w:id="44"/>
      <w:r w:rsidR="00940016">
        <w:rPr>
          <w:rStyle w:val="CommentReference"/>
        </w:rPr>
        <w:commentReference w:id="44"/>
      </w:r>
    </w:p>
    <w:p w14:paraId="0A66E64F" w14:textId="2C4E3A43" w:rsidR="00CB195D" w:rsidRDefault="00000000">
      <w:pPr>
        <w:shd w:val="clear" w:color="auto" w:fill="FFFFFF"/>
        <w:spacing w:before="240" w:after="240"/>
        <w:jc w:val="both"/>
        <w:rPr>
          <w:sz w:val="24"/>
          <w:szCs w:val="24"/>
        </w:rPr>
      </w:pPr>
      <w:del w:id="45" w:author="Chao TANG" w:date="2023-07-08T21:15:00Z">
        <w:r w:rsidDel="00335043">
          <w:rPr>
            <w:sz w:val="24"/>
            <w:szCs w:val="24"/>
            <w:highlight w:val="white"/>
          </w:rPr>
          <w:delText xml:space="preserve">A </w:delText>
        </w:r>
      </w:del>
      <w:del w:id="46" w:author="Chao TANG" w:date="2023-07-08T18:23:00Z">
        <w:r w:rsidDel="00E56B14">
          <w:rPr>
            <w:sz w:val="24"/>
            <w:szCs w:val="24"/>
            <w:highlight w:val="white"/>
          </w:rPr>
          <w:delText xml:space="preserve">variety </w:delText>
        </w:r>
        <w:r w:rsidDel="00E56B14">
          <w:rPr>
            <w:sz w:val="24"/>
            <w:szCs w:val="24"/>
          </w:rPr>
          <w:delText xml:space="preserve"> of</w:delText>
        </w:r>
      </w:del>
      <w:ins w:id="47" w:author="Chao TANG" w:date="2023-07-08T21:15:00Z">
        <w:r w:rsidR="00335043">
          <w:rPr>
            <w:sz w:val="24"/>
            <w:szCs w:val="24"/>
            <w:highlight w:val="white"/>
          </w:rPr>
          <w:t>Various</w:t>
        </w:r>
      </w:ins>
      <w:r>
        <w:rPr>
          <w:sz w:val="24"/>
          <w:szCs w:val="24"/>
        </w:rPr>
        <w:t xml:space="preserve"> gridded datasets used in this study are global climate reanalysis </w:t>
      </w:r>
      <w:del w:id="48" w:author="Chao TANG" w:date="2023-07-08T21:14:00Z">
        <w:r w:rsidDel="00335043">
          <w:rPr>
            <w:sz w:val="24"/>
            <w:szCs w:val="24"/>
          </w:rPr>
          <w:delText xml:space="preserve">came </w:delText>
        </w:r>
      </w:del>
      <w:ins w:id="49" w:author="Chao TANG" w:date="2023-07-08T21:14:00Z">
        <w:r w:rsidR="00335043">
          <w:rPr>
            <w:sz w:val="24"/>
            <w:szCs w:val="24"/>
          </w:rPr>
          <w:t>coming</w:t>
        </w:r>
        <w:r w:rsidR="00335043">
          <w:rPr>
            <w:sz w:val="24"/>
            <w:szCs w:val="24"/>
          </w:rPr>
          <w:t xml:space="preserve"> </w:t>
        </w:r>
      </w:ins>
      <w:r>
        <w:rPr>
          <w:sz w:val="24"/>
          <w:szCs w:val="24"/>
        </w:rPr>
        <w:t xml:space="preserve">from ERA5 on </w:t>
      </w:r>
      <w:ins w:id="50" w:author="Chao TANG" w:date="2023-07-08T21:14:00Z">
        <w:r w:rsidR="00335043">
          <w:rPr>
            <w:sz w:val="24"/>
            <w:szCs w:val="24"/>
          </w:rPr>
          <w:t xml:space="preserve">a </w:t>
        </w:r>
      </w:ins>
      <w:r>
        <w:rPr>
          <w:sz w:val="24"/>
          <w:szCs w:val="24"/>
        </w:rPr>
        <w:t>single level</w:t>
      </w:r>
      <w:del w:id="51" w:author="Chao TANG" w:date="2023-07-08T18:24:00Z">
        <w:r w:rsidDel="00E56B14">
          <w:rPr>
            <w:sz w:val="24"/>
            <w:szCs w:val="24"/>
          </w:rPr>
          <w:delText>s</w:delText>
        </w:r>
      </w:del>
      <w:r>
        <w:rPr>
          <w:sz w:val="24"/>
          <w:szCs w:val="24"/>
        </w:rPr>
        <w:t xml:space="preserve"> </w:t>
      </w:r>
      <w:ins w:id="52" w:author="Chao TANG" w:date="2023-07-08T18:24:00Z">
        <w:r w:rsidR="00E56B14">
          <w:rPr>
            <w:sz w:val="24"/>
            <w:szCs w:val="24"/>
          </w:rPr>
          <w:t xml:space="preserve">and </w:t>
        </w:r>
      </w:ins>
      <w:del w:id="53" w:author="Chao TANG" w:date="2023-07-08T18:23:00Z">
        <w:r w:rsidDel="00E56B14">
          <w:rPr>
            <w:sz w:val="24"/>
            <w:szCs w:val="24"/>
          </w:rPr>
          <w:delText xml:space="preserve">has  </w:delText>
        </w:r>
      </w:del>
      <w:ins w:id="54" w:author="Chao TANG" w:date="2023-07-08T21:14:00Z">
        <w:r w:rsidR="00335043">
          <w:rPr>
            <w:sz w:val="24"/>
            <w:szCs w:val="24"/>
          </w:rPr>
          <w:t>having</w:t>
        </w:r>
      </w:ins>
      <w:ins w:id="55" w:author="Chao TANG" w:date="2023-07-08T18:23:00Z">
        <w:r w:rsidR="00E56B14">
          <w:rPr>
            <w:sz w:val="24"/>
            <w:szCs w:val="24"/>
          </w:rPr>
          <w:t xml:space="preserve"> </w:t>
        </w:r>
      </w:ins>
      <w:r>
        <w:rPr>
          <w:sz w:val="24"/>
          <w:szCs w:val="24"/>
        </w:rPr>
        <w:t xml:space="preserve">a spatial resolution of 25 km, </w:t>
      </w:r>
      <w:del w:id="56" w:author="Chao TANG" w:date="2023-07-08T21:14:00Z">
        <w:r w:rsidDel="00335043">
          <w:rPr>
            <w:sz w:val="24"/>
            <w:szCs w:val="24"/>
          </w:rPr>
          <w:delText xml:space="preserve"> </w:delText>
        </w:r>
      </w:del>
      <w:r>
        <w:rPr>
          <w:sz w:val="24"/>
          <w:szCs w:val="24"/>
        </w:rPr>
        <w:t>and ERA5-</w:t>
      </w:r>
      <w:proofErr w:type="gramStart"/>
      <w:r>
        <w:rPr>
          <w:sz w:val="24"/>
          <w:szCs w:val="24"/>
        </w:rPr>
        <w:t>Land  has</w:t>
      </w:r>
      <w:proofErr w:type="gramEnd"/>
      <w:r>
        <w:rPr>
          <w:sz w:val="24"/>
          <w:szCs w:val="24"/>
        </w:rPr>
        <w:t xml:space="preserve"> a spatial resolution of 9 km [2]. These two datasets are produced by </w:t>
      </w:r>
      <w:del w:id="57" w:author="Chao TANG" w:date="2023-07-08T18:23:00Z">
        <w:r w:rsidDel="00E56B14">
          <w:rPr>
            <w:sz w:val="24"/>
            <w:szCs w:val="24"/>
          </w:rPr>
          <w:delText>combining  observations</w:delText>
        </w:r>
      </w:del>
      <w:ins w:id="58" w:author="Chao TANG" w:date="2023-07-08T18:23:00Z">
        <w:r w:rsidR="00E56B14">
          <w:rPr>
            <w:sz w:val="24"/>
            <w:szCs w:val="24"/>
          </w:rPr>
          <w:t>combining observations</w:t>
        </w:r>
      </w:ins>
      <w:r>
        <w:rPr>
          <w:sz w:val="24"/>
          <w:szCs w:val="24"/>
        </w:rPr>
        <w:t xml:space="preserve"> with s</w:t>
      </w:r>
      <w:bookmarkStart w:id="59" w:name="OLE_LINK612"/>
      <w:r>
        <w:rPr>
          <w:sz w:val="24"/>
          <w:szCs w:val="24"/>
        </w:rPr>
        <w:t xml:space="preserve">imulated data in order to obtain </w:t>
      </w:r>
      <w:bookmarkEnd w:id="59"/>
      <w:r>
        <w:rPr>
          <w:sz w:val="24"/>
          <w:szCs w:val="24"/>
        </w:rPr>
        <w:t xml:space="preserve">the most realistic possible description of meteorological phenomena by using </w:t>
      </w:r>
      <w:r>
        <w:rPr>
          <w:color w:val="333333"/>
          <w:sz w:val="24"/>
          <w:szCs w:val="24"/>
          <w:highlight w:val="white"/>
        </w:rPr>
        <w:t>the laws of physics</w:t>
      </w:r>
      <w:r>
        <w:rPr>
          <w:sz w:val="24"/>
          <w:szCs w:val="24"/>
        </w:rPr>
        <w:t xml:space="preserve">. ERA5 provides </w:t>
      </w:r>
      <w:del w:id="60" w:author="Chao TANG" w:date="2023-07-08T18:23:00Z">
        <w:r w:rsidDel="00E56B14">
          <w:rPr>
            <w:sz w:val="24"/>
            <w:szCs w:val="24"/>
          </w:rPr>
          <w:delText xml:space="preserve">the  </w:delText>
        </w:r>
      </w:del>
      <w:ins w:id="61" w:author="Chao TANG" w:date="2023-07-08T18:23:00Z">
        <w:r w:rsidR="00E56B14">
          <w:rPr>
            <w:sz w:val="24"/>
            <w:szCs w:val="24"/>
          </w:rPr>
          <w:t>the</w:t>
        </w:r>
        <w:r w:rsidR="00E56B14">
          <w:rPr>
            <w:sz w:val="24"/>
            <w:szCs w:val="24"/>
          </w:rPr>
          <w:t xml:space="preserve"> </w:t>
        </w:r>
      </w:ins>
      <w:r>
        <w:rPr>
          <w:sz w:val="24"/>
          <w:szCs w:val="24"/>
        </w:rPr>
        <w:t xml:space="preserve">wind data for land and ocean at a height of 10 m and 100 m, </w:t>
      </w:r>
      <w:del w:id="62" w:author="Chao TANG" w:date="2023-07-08T18:24:00Z">
        <w:r w:rsidDel="00E56B14">
          <w:rPr>
            <w:sz w:val="24"/>
            <w:szCs w:val="24"/>
          </w:rPr>
          <w:delText>while  ERA</w:delText>
        </w:r>
      </w:del>
      <w:ins w:id="63" w:author="Chao TANG" w:date="2023-07-08T18:24:00Z">
        <w:r w:rsidR="00E56B14">
          <w:rPr>
            <w:sz w:val="24"/>
            <w:szCs w:val="24"/>
          </w:rPr>
          <w:t>while ERA</w:t>
        </w:r>
      </w:ins>
      <w:r>
        <w:rPr>
          <w:sz w:val="24"/>
          <w:szCs w:val="24"/>
        </w:rPr>
        <w:t xml:space="preserve">5-Land provides only for land </w:t>
      </w:r>
      <w:del w:id="64" w:author="Chao TANG" w:date="2023-07-08T18:25:00Z">
        <w:r w:rsidDel="00E56B14">
          <w:rPr>
            <w:sz w:val="24"/>
            <w:szCs w:val="24"/>
          </w:rPr>
          <w:delText xml:space="preserve">at  </w:delText>
        </w:r>
      </w:del>
      <w:ins w:id="65" w:author="Chao TANG" w:date="2023-07-08T18:25:00Z">
        <w:r w:rsidR="00E56B14">
          <w:rPr>
            <w:sz w:val="24"/>
            <w:szCs w:val="24"/>
          </w:rPr>
          <w:t>at</w:t>
        </w:r>
        <w:r w:rsidR="00E56B14">
          <w:rPr>
            <w:sz w:val="24"/>
            <w:szCs w:val="24"/>
          </w:rPr>
          <w:t xml:space="preserve"> </w:t>
        </w:r>
      </w:ins>
      <w:r>
        <w:rPr>
          <w:sz w:val="24"/>
          <w:szCs w:val="24"/>
        </w:rPr>
        <w:t xml:space="preserve">a height of 10 m. Both have the same temporal resolution (Hourly). The AROME model also used in this study has a spatial </w:t>
      </w:r>
      <w:del w:id="66" w:author="Chao TANG" w:date="2023-07-08T18:25:00Z">
        <w:r w:rsidDel="00E56B14">
          <w:rPr>
            <w:sz w:val="24"/>
            <w:szCs w:val="24"/>
          </w:rPr>
          <w:delText>resolution  of</w:delText>
        </w:r>
      </w:del>
      <w:ins w:id="67" w:author="Chao TANG" w:date="2023-07-08T18:25:00Z">
        <w:r w:rsidR="00E56B14">
          <w:rPr>
            <w:sz w:val="24"/>
            <w:szCs w:val="24"/>
          </w:rPr>
          <w:t>resolution of</w:t>
        </w:r>
      </w:ins>
      <w:r>
        <w:rPr>
          <w:sz w:val="24"/>
          <w:szCs w:val="24"/>
        </w:rPr>
        <w:t xml:space="preserve"> 2.5 </w:t>
      </w:r>
      <w:del w:id="68" w:author="Chao TANG" w:date="2023-07-08T21:15:00Z">
        <w:r w:rsidDel="00335043">
          <w:rPr>
            <w:sz w:val="24"/>
            <w:szCs w:val="24"/>
          </w:rPr>
          <w:delText xml:space="preserve">km  </w:delText>
        </w:r>
      </w:del>
      <w:ins w:id="69" w:author="Chao TANG" w:date="2023-07-08T21:15:00Z">
        <w:r w:rsidR="00335043">
          <w:rPr>
            <w:sz w:val="24"/>
            <w:szCs w:val="24"/>
          </w:rPr>
          <w:t>km</w:t>
        </w:r>
        <w:r w:rsidR="00335043">
          <w:rPr>
            <w:sz w:val="24"/>
            <w:szCs w:val="24"/>
          </w:rPr>
          <w:t xml:space="preserve"> </w:t>
        </w:r>
      </w:ins>
      <w:r>
        <w:rPr>
          <w:sz w:val="24"/>
          <w:szCs w:val="24"/>
        </w:rPr>
        <w:t xml:space="preserve">produced by Météo France. All </w:t>
      </w:r>
      <w:proofErr w:type="spellStart"/>
      <w:r>
        <w:rPr>
          <w:sz w:val="24"/>
          <w:szCs w:val="24"/>
        </w:rPr>
        <w:t>datasets'</w:t>
      </w:r>
      <w:proofErr w:type="spellEnd"/>
      <w:r>
        <w:rPr>
          <w:sz w:val="24"/>
          <w:szCs w:val="24"/>
        </w:rPr>
        <w:t xml:space="preserve"> wind data are at a height of 10 m.  The summary and characteristics of the </w:t>
      </w:r>
      <w:hyperlink w:anchor="D2L_table_label_Information on the numerical datasets evaluated in the study.">
        <w:r>
          <w:rPr>
            <w:sz w:val="24"/>
            <w:szCs w:val="24"/>
          </w:rPr>
          <w:t>numerical datasets</w:t>
        </w:r>
      </w:hyperlink>
      <w:r>
        <w:rPr>
          <w:sz w:val="24"/>
          <w:szCs w:val="24"/>
        </w:rPr>
        <w:t xml:space="preserve"> used are displayed in </w:t>
      </w:r>
      <w:hyperlink w:anchor="D2L_table_ref_Information on the numerical datasets evaluated in the study.">
        <w:r>
          <w:rPr>
            <w:color w:val="1155CC"/>
            <w:sz w:val="24"/>
            <w:szCs w:val="24"/>
            <w:u w:val="single"/>
          </w:rPr>
          <w:t>Table 2</w:t>
        </w:r>
      </w:hyperlink>
      <w:r>
        <w:rPr>
          <w:sz w:val="24"/>
          <w:szCs w:val="24"/>
        </w:rPr>
        <w:t>.</w:t>
      </w:r>
    </w:p>
    <w:p w14:paraId="289E2331" w14:textId="77777777" w:rsidR="00CB195D" w:rsidRDefault="00000000">
      <w:pPr>
        <w:widowControl w:val="0"/>
        <w:jc w:val="center"/>
        <w:rPr>
          <w:b/>
          <w:sz w:val="24"/>
          <w:szCs w:val="24"/>
        </w:rPr>
      </w:pPr>
      <w:hyperlink w:anchor="D2L_table_label_Information on the numerical datasets evaluated in the study.">
        <w:r>
          <w:rPr>
            <w:b/>
            <w:sz w:val="24"/>
            <w:szCs w:val="24"/>
          </w:rPr>
          <w:t>Table 2: Information on the numerical datasets evaluated in the study.</w:t>
        </w:r>
      </w:hyperlink>
    </w:p>
    <w:tbl>
      <w:tblPr>
        <w:tblStyle w:val="a0"/>
        <w:tblW w:w="902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500"/>
        <w:gridCol w:w="1500"/>
        <w:gridCol w:w="1500"/>
        <w:gridCol w:w="1500"/>
        <w:gridCol w:w="1500"/>
      </w:tblGrid>
      <w:tr w:rsidR="00CB195D" w14:paraId="277F23D2" w14:textId="77777777">
        <w:tc>
          <w:tcPr>
            <w:tcW w:w="1520" w:type="dxa"/>
            <w:shd w:val="clear" w:color="auto" w:fill="auto"/>
            <w:tcMar>
              <w:top w:w="100" w:type="dxa"/>
              <w:left w:w="100" w:type="dxa"/>
              <w:bottom w:w="100" w:type="dxa"/>
              <w:right w:w="100" w:type="dxa"/>
            </w:tcMar>
          </w:tcPr>
          <w:p w14:paraId="55B8E082" w14:textId="77777777" w:rsidR="00CB195D" w:rsidRDefault="00000000">
            <w:pPr>
              <w:widowControl w:val="0"/>
              <w:pBdr>
                <w:top w:val="nil"/>
                <w:left w:val="nil"/>
                <w:bottom w:val="nil"/>
                <w:right w:val="nil"/>
                <w:between w:val="nil"/>
              </w:pBdr>
              <w:spacing w:line="240" w:lineRule="auto"/>
              <w:rPr>
                <w:b/>
                <w:sz w:val="24"/>
                <w:szCs w:val="24"/>
              </w:rPr>
            </w:pPr>
            <w:r>
              <w:rPr>
                <w:b/>
                <w:sz w:val="24"/>
                <w:szCs w:val="24"/>
              </w:rPr>
              <w:t>Dataset</w:t>
            </w:r>
          </w:p>
        </w:tc>
        <w:tc>
          <w:tcPr>
            <w:tcW w:w="1500" w:type="dxa"/>
            <w:shd w:val="clear" w:color="auto" w:fill="auto"/>
            <w:tcMar>
              <w:top w:w="100" w:type="dxa"/>
              <w:left w:w="100" w:type="dxa"/>
              <w:bottom w:w="100" w:type="dxa"/>
              <w:right w:w="100" w:type="dxa"/>
            </w:tcMar>
          </w:tcPr>
          <w:p w14:paraId="3089CB48" w14:textId="77777777" w:rsidR="00CB195D" w:rsidRDefault="00000000">
            <w:pPr>
              <w:widowControl w:val="0"/>
              <w:pBdr>
                <w:top w:val="nil"/>
                <w:left w:val="nil"/>
                <w:bottom w:val="nil"/>
                <w:right w:val="nil"/>
                <w:between w:val="nil"/>
              </w:pBdr>
              <w:spacing w:line="240" w:lineRule="auto"/>
              <w:rPr>
                <w:b/>
                <w:sz w:val="24"/>
                <w:szCs w:val="24"/>
              </w:rPr>
            </w:pPr>
            <w:r>
              <w:rPr>
                <w:b/>
                <w:sz w:val="24"/>
                <w:szCs w:val="24"/>
              </w:rPr>
              <w:t>Type</w:t>
            </w:r>
          </w:p>
        </w:tc>
        <w:tc>
          <w:tcPr>
            <w:tcW w:w="1500" w:type="dxa"/>
            <w:shd w:val="clear" w:color="auto" w:fill="auto"/>
            <w:tcMar>
              <w:top w:w="100" w:type="dxa"/>
              <w:left w:w="100" w:type="dxa"/>
              <w:bottom w:w="100" w:type="dxa"/>
              <w:right w:w="100" w:type="dxa"/>
            </w:tcMar>
          </w:tcPr>
          <w:p w14:paraId="31486877" w14:textId="77777777" w:rsidR="00CB195D" w:rsidRDefault="00000000">
            <w:pPr>
              <w:widowControl w:val="0"/>
              <w:pBdr>
                <w:top w:val="nil"/>
                <w:left w:val="nil"/>
                <w:bottom w:val="nil"/>
                <w:right w:val="nil"/>
                <w:between w:val="nil"/>
              </w:pBdr>
              <w:spacing w:line="240" w:lineRule="auto"/>
              <w:rPr>
                <w:b/>
                <w:sz w:val="24"/>
                <w:szCs w:val="24"/>
              </w:rPr>
            </w:pPr>
            <w:r>
              <w:rPr>
                <w:b/>
                <w:sz w:val="24"/>
                <w:szCs w:val="24"/>
              </w:rPr>
              <w:t>Variable</w:t>
            </w:r>
          </w:p>
        </w:tc>
        <w:tc>
          <w:tcPr>
            <w:tcW w:w="1500" w:type="dxa"/>
            <w:shd w:val="clear" w:color="auto" w:fill="auto"/>
            <w:tcMar>
              <w:top w:w="100" w:type="dxa"/>
              <w:left w:w="100" w:type="dxa"/>
              <w:bottom w:w="100" w:type="dxa"/>
              <w:right w:w="100" w:type="dxa"/>
            </w:tcMar>
          </w:tcPr>
          <w:p w14:paraId="41DC78DE" w14:textId="77777777" w:rsidR="00CB195D" w:rsidRDefault="00000000">
            <w:pPr>
              <w:widowControl w:val="0"/>
              <w:pBdr>
                <w:top w:val="nil"/>
                <w:left w:val="nil"/>
                <w:bottom w:val="nil"/>
                <w:right w:val="nil"/>
                <w:between w:val="nil"/>
              </w:pBdr>
              <w:spacing w:line="240" w:lineRule="auto"/>
              <w:rPr>
                <w:b/>
                <w:sz w:val="24"/>
                <w:szCs w:val="24"/>
              </w:rPr>
            </w:pPr>
            <w:r>
              <w:rPr>
                <w:b/>
                <w:sz w:val="24"/>
                <w:szCs w:val="24"/>
              </w:rPr>
              <w:t>Study period</w:t>
            </w:r>
          </w:p>
        </w:tc>
        <w:tc>
          <w:tcPr>
            <w:tcW w:w="1500" w:type="dxa"/>
            <w:shd w:val="clear" w:color="auto" w:fill="auto"/>
            <w:tcMar>
              <w:top w:w="100" w:type="dxa"/>
              <w:left w:w="100" w:type="dxa"/>
              <w:bottom w:w="100" w:type="dxa"/>
              <w:right w:w="100" w:type="dxa"/>
            </w:tcMar>
          </w:tcPr>
          <w:p w14:paraId="4215BC1B" w14:textId="72153174" w:rsidR="00CB195D" w:rsidRDefault="00E56B14">
            <w:pPr>
              <w:widowControl w:val="0"/>
              <w:pBdr>
                <w:top w:val="nil"/>
                <w:left w:val="nil"/>
                <w:bottom w:val="nil"/>
                <w:right w:val="nil"/>
                <w:between w:val="nil"/>
              </w:pBdr>
              <w:spacing w:line="240" w:lineRule="auto"/>
              <w:rPr>
                <w:b/>
                <w:sz w:val="24"/>
                <w:szCs w:val="24"/>
              </w:rPr>
            </w:pPr>
            <w:ins w:id="70" w:author="Chao TANG" w:date="2023-07-08T18:25:00Z">
              <w:r>
                <w:rPr>
                  <w:b/>
                  <w:sz w:val="24"/>
                  <w:szCs w:val="24"/>
                </w:rPr>
                <w:t>Temporal</w:t>
              </w:r>
            </w:ins>
            <w:del w:id="71" w:author="Chao TANG" w:date="2023-07-08T18:25:00Z">
              <w:r w:rsidR="00000000" w:rsidDel="00E56B14">
                <w:rPr>
                  <w:b/>
                  <w:sz w:val="24"/>
                  <w:szCs w:val="24"/>
                </w:rPr>
                <w:delText>Time</w:delText>
              </w:r>
            </w:del>
            <w:r w:rsidR="00000000">
              <w:rPr>
                <w:b/>
                <w:sz w:val="24"/>
                <w:szCs w:val="24"/>
              </w:rPr>
              <w:t xml:space="preserve"> Resolution</w:t>
            </w:r>
          </w:p>
        </w:tc>
        <w:tc>
          <w:tcPr>
            <w:tcW w:w="1500" w:type="dxa"/>
            <w:shd w:val="clear" w:color="auto" w:fill="auto"/>
            <w:tcMar>
              <w:top w:w="100" w:type="dxa"/>
              <w:left w:w="100" w:type="dxa"/>
              <w:bottom w:w="100" w:type="dxa"/>
              <w:right w:w="100" w:type="dxa"/>
            </w:tcMar>
          </w:tcPr>
          <w:p w14:paraId="56DE4162" w14:textId="77777777" w:rsidR="00CB195D" w:rsidRDefault="00000000">
            <w:pPr>
              <w:widowControl w:val="0"/>
              <w:pBdr>
                <w:top w:val="nil"/>
                <w:left w:val="nil"/>
                <w:bottom w:val="nil"/>
                <w:right w:val="nil"/>
                <w:between w:val="nil"/>
              </w:pBdr>
              <w:spacing w:line="240" w:lineRule="auto"/>
              <w:rPr>
                <w:b/>
                <w:sz w:val="24"/>
                <w:szCs w:val="24"/>
              </w:rPr>
            </w:pPr>
            <w:r>
              <w:rPr>
                <w:b/>
                <w:sz w:val="24"/>
                <w:szCs w:val="24"/>
              </w:rPr>
              <w:t xml:space="preserve">Spatial Resolution </w:t>
            </w:r>
          </w:p>
        </w:tc>
      </w:tr>
      <w:tr w:rsidR="00CB195D" w14:paraId="62968F5D" w14:textId="77777777">
        <w:tc>
          <w:tcPr>
            <w:tcW w:w="1520" w:type="dxa"/>
            <w:shd w:val="clear" w:color="auto" w:fill="auto"/>
            <w:tcMar>
              <w:top w:w="100" w:type="dxa"/>
              <w:left w:w="100" w:type="dxa"/>
              <w:bottom w:w="100" w:type="dxa"/>
              <w:right w:w="100" w:type="dxa"/>
            </w:tcMar>
          </w:tcPr>
          <w:p w14:paraId="538DF340" w14:textId="77777777" w:rsidR="00CB195D" w:rsidRDefault="00000000">
            <w:pPr>
              <w:widowControl w:val="0"/>
              <w:pBdr>
                <w:top w:val="nil"/>
                <w:left w:val="nil"/>
                <w:bottom w:val="nil"/>
                <w:right w:val="nil"/>
                <w:between w:val="nil"/>
              </w:pBdr>
              <w:spacing w:line="240" w:lineRule="auto"/>
              <w:rPr>
                <w:sz w:val="24"/>
                <w:szCs w:val="24"/>
              </w:rPr>
            </w:pPr>
            <w:r>
              <w:rPr>
                <w:sz w:val="24"/>
                <w:szCs w:val="24"/>
              </w:rPr>
              <w:t>ERA5</w:t>
            </w:r>
          </w:p>
        </w:tc>
        <w:tc>
          <w:tcPr>
            <w:tcW w:w="1500" w:type="dxa"/>
            <w:shd w:val="clear" w:color="auto" w:fill="auto"/>
            <w:tcMar>
              <w:top w:w="100" w:type="dxa"/>
              <w:left w:w="100" w:type="dxa"/>
              <w:bottom w:w="100" w:type="dxa"/>
              <w:right w:w="100" w:type="dxa"/>
            </w:tcMar>
          </w:tcPr>
          <w:p w14:paraId="07B9AE6D" w14:textId="77777777" w:rsidR="00CB195D" w:rsidRDefault="00000000">
            <w:pPr>
              <w:widowControl w:val="0"/>
              <w:pBdr>
                <w:top w:val="nil"/>
                <w:left w:val="nil"/>
                <w:bottom w:val="nil"/>
                <w:right w:val="nil"/>
                <w:between w:val="nil"/>
              </w:pBdr>
              <w:spacing w:line="240" w:lineRule="auto"/>
              <w:rPr>
                <w:sz w:val="24"/>
                <w:szCs w:val="24"/>
              </w:rPr>
            </w:pPr>
            <w:r>
              <w:rPr>
                <w:sz w:val="24"/>
                <w:szCs w:val="24"/>
              </w:rPr>
              <w:t>Reanalysis</w:t>
            </w:r>
          </w:p>
        </w:tc>
        <w:tc>
          <w:tcPr>
            <w:tcW w:w="1500" w:type="dxa"/>
            <w:shd w:val="clear" w:color="auto" w:fill="auto"/>
            <w:tcMar>
              <w:top w:w="100" w:type="dxa"/>
              <w:left w:w="100" w:type="dxa"/>
              <w:bottom w:w="100" w:type="dxa"/>
              <w:right w:w="100" w:type="dxa"/>
            </w:tcMar>
          </w:tcPr>
          <w:p w14:paraId="79654CB5" w14:textId="77777777" w:rsidR="00CB195D" w:rsidRDefault="00000000">
            <w:pPr>
              <w:widowControl w:val="0"/>
              <w:pBdr>
                <w:top w:val="nil"/>
                <w:left w:val="nil"/>
                <w:bottom w:val="nil"/>
                <w:right w:val="nil"/>
                <w:between w:val="nil"/>
              </w:pBdr>
              <w:spacing w:line="240" w:lineRule="auto"/>
              <w:rPr>
                <w:sz w:val="24"/>
                <w:szCs w:val="24"/>
              </w:rPr>
            </w:pPr>
            <w:r>
              <w:rPr>
                <w:sz w:val="24"/>
                <w:szCs w:val="24"/>
              </w:rPr>
              <w:t>U10, V10</w:t>
            </w:r>
          </w:p>
        </w:tc>
        <w:tc>
          <w:tcPr>
            <w:tcW w:w="1500" w:type="dxa"/>
            <w:shd w:val="clear" w:color="auto" w:fill="auto"/>
            <w:tcMar>
              <w:top w:w="100" w:type="dxa"/>
              <w:left w:w="100" w:type="dxa"/>
              <w:bottom w:w="100" w:type="dxa"/>
              <w:right w:w="100" w:type="dxa"/>
            </w:tcMar>
          </w:tcPr>
          <w:p w14:paraId="3E3CB60A" w14:textId="77777777" w:rsidR="00CB195D" w:rsidRDefault="00000000">
            <w:pPr>
              <w:widowControl w:val="0"/>
              <w:pBdr>
                <w:top w:val="nil"/>
                <w:left w:val="nil"/>
                <w:bottom w:val="nil"/>
                <w:right w:val="nil"/>
                <w:between w:val="nil"/>
              </w:pBdr>
              <w:spacing w:line="240" w:lineRule="auto"/>
              <w:rPr>
                <w:sz w:val="24"/>
                <w:szCs w:val="24"/>
              </w:rPr>
            </w:pPr>
            <w:r>
              <w:rPr>
                <w:sz w:val="24"/>
                <w:szCs w:val="24"/>
              </w:rPr>
              <w:t>2017-2020</w:t>
            </w:r>
          </w:p>
        </w:tc>
        <w:tc>
          <w:tcPr>
            <w:tcW w:w="1500" w:type="dxa"/>
            <w:shd w:val="clear" w:color="auto" w:fill="auto"/>
            <w:tcMar>
              <w:top w:w="100" w:type="dxa"/>
              <w:left w:w="100" w:type="dxa"/>
              <w:bottom w:w="100" w:type="dxa"/>
              <w:right w:w="100" w:type="dxa"/>
            </w:tcMar>
          </w:tcPr>
          <w:p w14:paraId="3A2061E5" w14:textId="77777777" w:rsidR="00CB195D" w:rsidRDefault="00000000">
            <w:pPr>
              <w:widowControl w:val="0"/>
              <w:pBdr>
                <w:top w:val="nil"/>
                <w:left w:val="nil"/>
                <w:bottom w:val="nil"/>
                <w:right w:val="nil"/>
                <w:between w:val="nil"/>
              </w:pBdr>
              <w:spacing w:line="240" w:lineRule="auto"/>
              <w:rPr>
                <w:sz w:val="24"/>
                <w:szCs w:val="24"/>
              </w:rPr>
            </w:pPr>
            <w:r>
              <w:rPr>
                <w:sz w:val="24"/>
                <w:szCs w:val="24"/>
              </w:rPr>
              <w:t>1h</w:t>
            </w:r>
          </w:p>
        </w:tc>
        <w:tc>
          <w:tcPr>
            <w:tcW w:w="1500" w:type="dxa"/>
            <w:shd w:val="clear" w:color="auto" w:fill="auto"/>
            <w:tcMar>
              <w:top w:w="100" w:type="dxa"/>
              <w:left w:w="100" w:type="dxa"/>
              <w:bottom w:w="100" w:type="dxa"/>
              <w:right w:w="100" w:type="dxa"/>
            </w:tcMar>
          </w:tcPr>
          <w:p w14:paraId="075853E1" w14:textId="77777777" w:rsidR="00CB195D" w:rsidRDefault="00000000">
            <w:pPr>
              <w:widowControl w:val="0"/>
              <w:pBdr>
                <w:top w:val="nil"/>
                <w:left w:val="nil"/>
                <w:bottom w:val="nil"/>
                <w:right w:val="nil"/>
                <w:between w:val="nil"/>
              </w:pBdr>
              <w:spacing w:line="240" w:lineRule="auto"/>
              <w:rPr>
                <w:sz w:val="24"/>
                <w:szCs w:val="24"/>
              </w:rPr>
            </w:pPr>
            <w:r>
              <w:rPr>
                <w:sz w:val="24"/>
                <w:szCs w:val="24"/>
              </w:rPr>
              <w:t>25 km</w:t>
            </w:r>
          </w:p>
        </w:tc>
      </w:tr>
      <w:tr w:rsidR="00CB195D" w14:paraId="1BDBE3BC" w14:textId="77777777">
        <w:tc>
          <w:tcPr>
            <w:tcW w:w="1520" w:type="dxa"/>
            <w:shd w:val="clear" w:color="auto" w:fill="auto"/>
            <w:tcMar>
              <w:top w:w="100" w:type="dxa"/>
              <w:left w:w="100" w:type="dxa"/>
              <w:bottom w:w="100" w:type="dxa"/>
              <w:right w:w="100" w:type="dxa"/>
            </w:tcMar>
          </w:tcPr>
          <w:p w14:paraId="4506DE91" w14:textId="77777777" w:rsidR="00CB195D" w:rsidRDefault="00000000">
            <w:pPr>
              <w:widowControl w:val="0"/>
              <w:spacing w:line="240" w:lineRule="auto"/>
              <w:rPr>
                <w:sz w:val="24"/>
                <w:szCs w:val="24"/>
              </w:rPr>
            </w:pPr>
            <w:r w:rsidRPr="00335043">
              <w:rPr>
                <w:sz w:val="24"/>
                <w:szCs w:val="24"/>
                <w:highlight w:val="yellow"/>
                <w:rPrChange w:id="72" w:author="Chao TANG" w:date="2023-07-08T21:15:00Z">
                  <w:rPr>
                    <w:sz w:val="24"/>
                    <w:szCs w:val="24"/>
                  </w:rPr>
                </w:rPrChange>
              </w:rPr>
              <w:t>ERA5 Land</w:t>
            </w:r>
          </w:p>
        </w:tc>
        <w:tc>
          <w:tcPr>
            <w:tcW w:w="1500" w:type="dxa"/>
            <w:shd w:val="clear" w:color="auto" w:fill="auto"/>
            <w:tcMar>
              <w:top w:w="100" w:type="dxa"/>
              <w:left w:w="100" w:type="dxa"/>
              <w:bottom w:w="100" w:type="dxa"/>
              <w:right w:w="100" w:type="dxa"/>
            </w:tcMar>
          </w:tcPr>
          <w:p w14:paraId="33953D37" w14:textId="77777777" w:rsidR="00CB195D" w:rsidRDefault="00000000">
            <w:pPr>
              <w:widowControl w:val="0"/>
              <w:pBdr>
                <w:top w:val="nil"/>
                <w:left w:val="nil"/>
                <w:bottom w:val="nil"/>
                <w:right w:val="nil"/>
                <w:between w:val="nil"/>
              </w:pBdr>
              <w:spacing w:line="240" w:lineRule="auto"/>
              <w:rPr>
                <w:sz w:val="24"/>
                <w:szCs w:val="24"/>
              </w:rPr>
            </w:pPr>
            <w:r>
              <w:rPr>
                <w:sz w:val="24"/>
                <w:szCs w:val="24"/>
              </w:rPr>
              <w:t>Reanalysis</w:t>
            </w:r>
          </w:p>
        </w:tc>
        <w:tc>
          <w:tcPr>
            <w:tcW w:w="1500" w:type="dxa"/>
            <w:shd w:val="clear" w:color="auto" w:fill="auto"/>
            <w:tcMar>
              <w:top w:w="100" w:type="dxa"/>
              <w:left w:w="100" w:type="dxa"/>
              <w:bottom w:w="100" w:type="dxa"/>
              <w:right w:w="100" w:type="dxa"/>
            </w:tcMar>
          </w:tcPr>
          <w:p w14:paraId="7F5A26F7" w14:textId="77777777" w:rsidR="00CB195D" w:rsidRDefault="00000000">
            <w:pPr>
              <w:widowControl w:val="0"/>
              <w:spacing w:line="240" w:lineRule="auto"/>
              <w:rPr>
                <w:sz w:val="24"/>
                <w:szCs w:val="24"/>
              </w:rPr>
            </w:pPr>
            <w:r>
              <w:rPr>
                <w:sz w:val="24"/>
                <w:szCs w:val="24"/>
              </w:rPr>
              <w:t>U10, V10</w:t>
            </w:r>
          </w:p>
        </w:tc>
        <w:tc>
          <w:tcPr>
            <w:tcW w:w="1500" w:type="dxa"/>
            <w:shd w:val="clear" w:color="auto" w:fill="auto"/>
            <w:tcMar>
              <w:top w:w="100" w:type="dxa"/>
              <w:left w:w="100" w:type="dxa"/>
              <w:bottom w:w="100" w:type="dxa"/>
              <w:right w:w="100" w:type="dxa"/>
            </w:tcMar>
          </w:tcPr>
          <w:p w14:paraId="4095D694" w14:textId="77777777" w:rsidR="00CB195D" w:rsidRDefault="00000000">
            <w:pPr>
              <w:widowControl w:val="0"/>
              <w:spacing w:line="240" w:lineRule="auto"/>
              <w:rPr>
                <w:sz w:val="24"/>
                <w:szCs w:val="24"/>
              </w:rPr>
            </w:pPr>
            <w:r>
              <w:rPr>
                <w:sz w:val="24"/>
                <w:szCs w:val="24"/>
              </w:rPr>
              <w:t>2017-2020</w:t>
            </w:r>
          </w:p>
        </w:tc>
        <w:tc>
          <w:tcPr>
            <w:tcW w:w="1500" w:type="dxa"/>
            <w:shd w:val="clear" w:color="auto" w:fill="auto"/>
            <w:tcMar>
              <w:top w:w="100" w:type="dxa"/>
              <w:left w:w="100" w:type="dxa"/>
              <w:bottom w:w="100" w:type="dxa"/>
              <w:right w:w="100" w:type="dxa"/>
            </w:tcMar>
          </w:tcPr>
          <w:p w14:paraId="4F55C78D" w14:textId="77777777" w:rsidR="00CB195D" w:rsidRDefault="00000000">
            <w:pPr>
              <w:widowControl w:val="0"/>
              <w:spacing w:line="240" w:lineRule="auto"/>
              <w:rPr>
                <w:sz w:val="24"/>
                <w:szCs w:val="24"/>
              </w:rPr>
            </w:pPr>
            <w:r>
              <w:rPr>
                <w:sz w:val="24"/>
                <w:szCs w:val="24"/>
              </w:rPr>
              <w:t>1h</w:t>
            </w:r>
          </w:p>
        </w:tc>
        <w:tc>
          <w:tcPr>
            <w:tcW w:w="1500" w:type="dxa"/>
            <w:shd w:val="clear" w:color="auto" w:fill="auto"/>
            <w:tcMar>
              <w:top w:w="100" w:type="dxa"/>
              <w:left w:w="100" w:type="dxa"/>
              <w:bottom w:w="100" w:type="dxa"/>
              <w:right w:w="100" w:type="dxa"/>
            </w:tcMar>
          </w:tcPr>
          <w:p w14:paraId="28D5599F" w14:textId="77777777" w:rsidR="00CB195D" w:rsidRDefault="00000000">
            <w:pPr>
              <w:widowControl w:val="0"/>
              <w:pBdr>
                <w:top w:val="nil"/>
                <w:left w:val="nil"/>
                <w:bottom w:val="nil"/>
                <w:right w:val="nil"/>
                <w:between w:val="nil"/>
              </w:pBdr>
              <w:spacing w:line="240" w:lineRule="auto"/>
              <w:rPr>
                <w:sz w:val="24"/>
                <w:szCs w:val="24"/>
              </w:rPr>
            </w:pPr>
            <w:r>
              <w:rPr>
                <w:sz w:val="24"/>
                <w:szCs w:val="24"/>
              </w:rPr>
              <w:t>9 km</w:t>
            </w:r>
          </w:p>
        </w:tc>
      </w:tr>
      <w:tr w:rsidR="00CB195D" w14:paraId="318F9DB9" w14:textId="77777777">
        <w:tc>
          <w:tcPr>
            <w:tcW w:w="1520" w:type="dxa"/>
            <w:shd w:val="clear" w:color="auto" w:fill="auto"/>
            <w:tcMar>
              <w:top w:w="100" w:type="dxa"/>
              <w:left w:w="100" w:type="dxa"/>
              <w:bottom w:w="100" w:type="dxa"/>
              <w:right w:w="100" w:type="dxa"/>
            </w:tcMar>
          </w:tcPr>
          <w:p w14:paraId="5DBC54E6" w14:textId="77777777" w:rsidR="00CB195D" w:rsidRDefault="00000000">
            <w:pPr>
              <w:widowControl w:val="0"/>
              <w:spacing w:line="240" w:lineRule="auto"/>
              <w:rPr>
                <w:sz w:val="24"/>
                <w:szCs w:val="24"/>
              </w:rPr>
            </w:pPr>
            <w:r>
              <w:rPr>
                <w:sz w:val="24"/>
                <w:szCs w:val="24"/>
              </w:rPr>
              <w:t xml:space="preserve">AROME </w:t>
            </w:r>
          </w:p>
        </w:tc>
        <w:tc>
          <w:tcPr>
            <w:tcW w:w="1500" w:type="dxa"/>
            <w:shd w:val="clear" w:color="auto" w:fill="auto"/>
            <w:tcMar>
              <w:top w:w="100" w:type="dxa"/>
              <w:left w:w="100" w:type="dxa"/>
              <w:bottom w:w="100" w:type="dxa"/>
              <w:right w:w="100" w:type="dxa"/>
            </w:tcMar>
          </w:tcPr>
          <w:p w14:paraId="1D11DED6" w14:textId="77777777" w:rsidR="00CB195D" w:rsidRDefault="00000000">
            <w:pPr>
              <w:widowControl w:val="0"/>
              <w:pBdr>
                <w:top w:val="nil"/>
                <w:left w:val="nil"/>
                <w:bottom w:val="nil"/>
                <w:right w:val="nil"/>
                <w:between w:val="nil"/>
              </w:pBdr>
              <w:spacing w:line="240" w:lineRule="auto"/>
              <w:rPr>
                <w:sz w:val="24"/>
                <w:szCs w:val="24"/>
              </w:rPr>
            </w:pPr>
            <w:r>
              <w:rPr>
                <w:sz w:val="24"/>
                <w:szCs w:val="24"/>
              </w:rPr>
              <w:t>Model</w:t>
            </w:r>
          </w:p>
        </w:tc>
        <w:tc>
          <w:tcPr>
            <w:tcW w:w="1500" w:type="dxa"/>
            <w:shd w:val="clear" w:color="auto" w:fill="auto"/>
            <w:tcMar>
              <w:top w:w="100" w:type="dxa"/>
              <w:left w:w="100" w:type="dxa"/>
              <w:bottom w:w="100" w:type="dxa"/>
              <w:right w:w="100" w:type="dxa"/>
            </w:tcMar>
          </w:tcPr>
          <w:p w14:paraId="519E8511" w14:textId="77777777" w:rsidR="00CB195D" w:rsidRDefault="00000000">
            <w:pPr>
              <w:widowControl w:val="0"/>
              <w:spacing w:line="240" w:lineRule="auto"/>
              <w:rPr>
                <w:sz w:val="24"/>
                <w:szCs w:val="24"/>
              </w:rPr>
            </w:pPr>
            <w:r>
              <w:rPr>
                <w:sz w:val="24"/>
                <w:szCs w:val="24"/>
              </w:rPr>
              <w:t>U10, V10</w:t>
            </w:r>
          </w:p>
        </w:tc>
        <w:tc>
          <w:tcPr>
            <w:tcW w:w="1500" w:type="dxa"/>
            <w:shd w:val="clear" w:color="auto" w:fill="auto"/>
            <w:tcMar>
              <w:top w:w="100" w:type="dxa"/>
              <w:left w:w="100" w:type="dxa"/>
              <w:bottom w:w="100" w:type="dxa"/>
              <w:right w:w="100" w:type="dxa"/>
            </w:tcMar>
          </w:tcPr>
          <w:p w14:paraId="4963C866" w14:textId="77777777" w:rsidR="00CB195D" w:rsidRDefault="00000000">
            <w:pPr>
              <w:widowControl w:val="0"/>
              <w:spacing w:line="240" w:lineRule="auto"/>
              <w:rPr>
                <w:sz w:val="24"/>
                <w:szCs w:val="24"/>
              </w:rPr>
            </w:pPr>
            <w:r>
              <w:rPr>
                <w:sz w:val="24"/>
                <w:szCs w:val="24"/>
              </w:rPr>
              <w:t>2017-2020</w:t>
            </w:r>
          </w:p>
        </w:tc>
        <w:tc>
          <w:tcPr>
            <w:tcW w:w="1500" w:type="dxa"/>
            <w:shd w:val="clear" w:color="auto" w:fill="auto"/>
            <w:tcMar>
              <w:top w:w="100" w:type="dxa"/>
              <w:left w:w="100" w:type="dxa"/>
              <w:bottom w:w="100" w:type="dxa"/>
              <w:right w:w="100" w:type="dxa"/>
            </w:tcMar>
          </w:tcPr>
          <w:p w14:paraId="140BC820" w14:textId="77777777" w:rsidR="00CB195D" w:rsidRDefault="00000000">
            <w:pPr>
              <w:widowControl w:val="0"/>
              <w:spacing w:line="240" w:lineRule="auto"/>
              <w:rPr>
                <w:sz w:val="24"/>
                <w:szCs w:val="24"/>
              </w:rPr>
            </w:pPr>
            <w:r>
              <w:rPr>
                <w:sz w:val="24"/>
                <w:szCs w:val="24"/>
              </w:rPr>
              <w:t>1h</w:t>
            </w:r>
          </w:p>
        </w:tc>
        <w:tc>
          <w:tcPr>
            <w:tcW w:w="1500" w:type="dxa"/>
            <w:shd w:val="clear" w:color="auto" w:fill="auto"/>
            <w:tcMar>
              <w:top w:w="100" w:type="dxa"/>
              <w:left w:w="100" w:type="dxa"/>
              <w:bottom w:w="100" w:type="dxa"/>
              <w:right w:w="100" w:type="dxa"/>
            </w:tcMar>
          </w:tcPr>
          <w:p w14:paraId="230929A7" w14:textId="77777777" w:rsidR="00CB195D" w:rsidRDefault="00000000">
            <w:pPr>
              <w:widowControl w:val="0"/>
              <w:pBdr>
                <w:top w:val="nil"/>
                <w:left w:val="nil"/>
                <w:bottom w:val="nil"/>
                <w:right w:val="nil"/>
                <w:between w:val="nil"/>
              </w:pBdr>
              <w:spacing w:line="240" w:lineRule="auto"/>
              <w:rPr>
                <w:sz w:val="24"/>
                <w:szCs w:val="24"/>
              </w:rPr>
            </w:pPr>
            <w:r>
              <w:rPr>
                <w:sz w:val="24"/>
                <w:szCs w:val="24"/>
              </w:rPr>
              <w:t>2.5 km</w:t>
            </w:r>
          </w:p>
        </w:tc>
      </w:tr>
    </w:tbl>
    <w:p w14:paraId="6DA28291" w14:textId="77777777" w:rsidR="00CB195D" w:rsidRDefault="00CB195D">
      <w:pPr>
        <w:shd w:val="clear" w:color="auto" w:fill="FFFFFF"/>
        <w:spacing w:before="240" w:after="240"/>
        <w:jc w:val="both"/>
        <w:rPr>
          <w:sz w:val="24"/>
          <w:szCs w:val="24"/>
        </w:rPr>
      </w:pPr>
    </w:p>
    <w:p w14:paraId="0E77F601" w14:textId="77777777" w:rsidR="00CB195D" w:rsidRDefault="00CB195D">
      <w:pPr>
        <w:shd w:val="clear" w:color="auto" w:fill="FFFFFF"/>
        <w:spacing w:before="240" w:after="240"/>
        <w:jc w:val="both"/>
        <w:rPr>
          <w:sz w:val="24"/>
          <w:szCs w:val="24"/>
        </w:rPr>
      </w:pPr>
    </w:p>
    <w:p w14:paraId="2B254B9F" w14:textId="77777777" w:rsidR="00CB195D" w:rsidRDefault="00CB195D">
      <w:pPr>
        <w:shd w:val="clear" w:color="auto" w:fill="FFFFFF"/>
        <w:spacing w:before="240" w:after="240"/>
        <w:jc w:val="both"/>
        <w:rPr>
          <w:sz w:val="24"/>
          <w:szCs w:val="24"/>
        </w:rPr>
      </w:pPr>
    </w:p>
    <w:p w14:paraId="50D2E2A2" w14:textId="77777777" w:rsidR="00CB195D" w:rsidRDefault="00CB195D">
      <w:pPr>
        <w:shd w:val="clear" w:color="auto" w:fill="FFFFFF"/>
        <w:spacing w:before="240" w:after="240"/>
        <w:jc w:val="both"/>
        <w:rPr>
          <w:sz w:val="24"/>
          <w:szCs w:val="24"/>
        </w:rPr>
      </w:pPr>
    </w:p>
    <w:p w14:paraId="454D52D1" w14:textId="77777777" w:rsidR="00CB195D" w:rsidRDefault="00CB195D">
      <w:pPr>
        <w:shd w:val="clear" w:color="auto" w:fill="FFFFFF"/>
        <w:spacing w:before="240" w:after="240"/>
        <w:jc w:val="both"/>
        <w:rPr>
          <w:sz w:val="24"/>
          <w:szCs w:val="24"/>
        </w:rPr>
      </w:pPr>
    </w:p>
    <w:p w14:paraId="426F0054" w14:textId="77777777" w:rsidR="00CB195D" w:rsidRDefault="00CB195D">
      <w:pPr>
        <w:shd w:val="clear" w:color="auto" w:fill="FFFFFF"/>
        <w:spacing w:before="240" w:after="240"/>
        <w:jc w:val="both"/>
        <w:rPr>
          <w:sz w:val="24"/>
          <w:szCs w:val="24"/>
        </w:rPr>
      </w:pPr>
    </w:p>
    <w:p w14:paraId="376C7FA4" w14:textId="77777777" w:rsidR="00CB195D" w:rsidRDefault="00000000">
      <w:pPr>
        <w:shd w:val="clear" w:color="auto" w:fill="FFFFFF"/>
        <w:spacing w:before="240" w:after="240"/>
        <w:jc w:val="both"/>
        <w:rPr>
          <w:b/>
          <w:sz w:val="28"/>
          <w:szCs w:val="28"/>
          <w:highlight w:val="white"/>
        </w:rPr>
      </w:pPr>
      <m:oMath>
        <m:sSub>
          <m:sSubPr>
            <m:ctrlPr>
              <w:rPr>
                <w:rFonts w:ascii="Cambria Math" w:hAnsi="Cambria Math"/>
              </w:rPr>
            </m:ctrlPr>
          </m:sSubPr>
          <m:e/>
          <m:sub/>
        </m:sSub>
      </m:oMath>
      <w:r>
        <w:rPr>
          <w:b/>
          <w:sz w:val="28"/>
          <w:szCs w:val="28"/>
          <w:highlight w:val="white"/>
        </w:rPr>
        <w:t>3. Methodology</w:t>
      </w:r>
    </w:p>
    <w:p w14:paraId="58698A59" w14:textId="03B3CB62" w:rsidR="00CB195D" w:rsidRDefault="00000000">
      <w:pPr>
        <w:shd w:val="clear" w:color="auto" w:fill="FFFFFF"/>
        <w:spacing w:before="240" w:after="240"/>
        <w:jc w:val="both"/>
        <w:rPr>
          <w:sz w:val="24"/>
          <w:szCs w:val="24"/>
          <w:highlight w:val="white"/>
        </w:rPr>
      </w:pPr>
      <w:r>
        <w:rPr>
          <w:sz w:val="24"/>
          <w:szCs w:val="24"/>
          <w:highlight w:val="white"/>
        </w:rPr>
        <w:t xml:space="preserve">This section presents the methods </w:t>
      </w:r>
      <w:del w:id="73" w:author="Chao TANG" w:date="2023-07-08T18:26:00Z">
        <w:r w:rsidDel="00E56B14">
          <w:rPr>
            <w:sz w:val="24"/>
            <w:szCs w:val="24"/>
            <w:highlight w:val="white"/>
          </w:rPr>
          <w:delText>and  mathematical</w:delText>
        </w:r>
      </w:del>
      <w:ins w:id="74" w:author="Chao TANG" w:date="2023-07-08T18:26:00Z">
        <w:r w:rsidR="00E56B14">
          <w:rPr>
            <w:sz w:val="24"/>
            <w:szCs w:val="24"/>
            <w:highlight w:val="white"/>
          </w:rPr>
          <w:t>and mathematical</w:t>
        </w:r>
      </w:ins>
      <w:r>
        <w:rPr>
          <w:sz w:val="24"/>
          <w:szCs w:val="24"/>
          <w:highlight w:val="white"/>
        </w:rPr>
        <w:t xml:space="preserve"> equations used to explore the results. All </w:t>
      </w:r>
      <w:proofErr w:type="spellStart"/>
      <w:r>
        <w:rPr>
          <w:sz w:val="24"/>
          <w:szCs w:val="24"/>
          <w:highlight w:val="white"/>
        </w:rPr>
        <w:t>datasets'</w:t>
      </w:r>
      <w:proofErr w:type="spellEnd"/>
      <w:r>
        <w:rPr>
          <w:sz w:val="24"/>
          <w:szCs w:val="24"/>
          <w:highlight w:val="white"/>
        </w:rPr>
        <w:t xml:space="preserve"> wind data were collected at a height of 10 m. From the wind components U (eastward component) and V (northward component), we computed the wind speed and direction. To compare </w:t>
      </w:r>
      <w:del w:id="75" w:author="Chao TANG" w:date="2023-07-08T18:26:00Z">
        <w:r w:rsidDel="00E56B14">
          <w:rPr>
            <w:sz w:val="24"/>
            <w:szCs w:val="24"/>
            <w:highlight w:val="white"/>
          </w:rPr>
          <w:delText>modelled</w:delText>
        </w:r>
      </w:del>
      <w:ins w:id="76" w:author="Chao TANG" w:date="2023-07-08T18:26:00Z">
        <w:r w:rsidR="00E56B14">
          <w:rPr>
            <w:sz w:val="24"/>
            <w:szCs w:val="24"/>
            <w:highlight w:val="white"/>
          </w:rPr>
          <w:t>modeled</w:t>
        </w:r>
      </w:ins>
      <w:r>
        <w:rPr>
          <w:sz w:val="24"/>
          <w:szCs w:val="24"/>
          <w:highlight w:val="white"/>
        </w:rPr>
        <w:t xml:space="preserve"> and observed wind speeds. </w:t>
      </w:r>
      <w:del w:id="77" w:author="Chao TANG" w:date="2023-07-08T18:26:00Z">
        <w:r w:rsidDel="00E56B14">
          <w:rPr>
            <w:sz w:val="24"/>
            <w:szCs w:val="24"/>
            <w:highlight w:val="white"/>
          </w:rPr>
          <w:delText xml:space="preserve"> </w:delText>
        </w:r>
      </w:del>
      <w:r>
        <w:rPr>
          <w:sz w:val="24"/>
          <w:szCs w:val="24"/>
          <w:highlight w:val="white"/>
        </w:rPr>
        <w:t xml:space="preserve">In Section 3.1, the extrapolation of wind speed at hub </w:t>
      </w:r>
      <w:commentRangeStart w:id="78"/>
      <w:r>
        <w:rPr>
          <w:sz w:val="24"/>
          <w:szCs w:val="24"/>
          <w:highlight w:val="white"/>
        </w:rPr>
        <w:t>height</w:t>
      </w:r>
      <w:commentRangeEnd w:id="78"/>
      <w:r w:rsidR="00E56B14">
        <w:rPr>
          <w:rStyle w:val="CommentReference"/>
        </w:rPr>
        <w:commentReference w:id="78"/>
      </w:r>
      <w:r>
        <w:rPr>
          <w:sz w:val="24"/>
          <w:szCs w:val="24"/>
          <w:highlight w:val="white"/>
        </w:rPr>
        <w:t xml:space="preserve"> was performed using the logarithmic law. To de</w:t>
      </w:r>
      <w:bookmarkStart w:id="79" w:name="OLE_LINK602"/>
      <w:r>
        <w:rPr>
          <w:sz w:val="24"/>
          <w:szCs w:val="24"/>
          <w:highlight w:val="white"/>
        </w:rPr>
        <w:t>scribe the variation in wind speed</w:t>
      </w:r>
      <w:bookmarkEnd w:id="79"/>
      <w:r>
        <w:rPr>
          <w:sz w:val="24"/>
          <w:szCs w:val="24"/>
          <w:highlight w:val="white"/>
        </w:rPr>
        <w:t xml:space="preserve"> at each site the </w:t>
      </w:r>
      <w:proofErr w:type="spellStart"/>
      <w:r>
        <w:rPr>
          <w:sz w:val="24"/>
          <w:szCs w:val="24"/>
          <w:highlight w:val="white"/>
        </w:rPr>
        <w:t>weibull</w:t>
      </w:r>
      <w:proofErr w:type="spellEnd"/>
      <w:r>
        <w:rPr>
          <w:sz w:val="24"/>
          <w:szCs w:val="24"/>
          <w:highlight w:val="white"/>
        </w:rPr>
        <w:t xml:space="preserve"> frequency distribution was used (Sect 3.1</w:t>
      </w:r>
      <w:del w:id="80" w:author="Chao TANG" w:date="2023-07-08T18:27:00Z">
        <w:r w:rsidDel="00E56B14">
          <w:rPr>
            <w:sz w:val="24"/>
            <w:szCs w:val="24"/>
            <w:highlight w:val="white"/>
          </w:rPr>
          <w:delText xml:space="preserve"> </w:delText>
        </w:r>
      </w:del>
      <w:r>
        <w:rPr>
          <w:sz w:val="24"/>
          <w:szCs w:val="24"/>
          <w:highlight w:val="white"/>
        </w:rPr>
        <w:t xml:space="preserve">). Wind power density </w:t>
      </w:r>
      <w:del w:id="81" w:author="Chao TANG" w:date="2023-07-08T18:27:00Z">
        <w:r w:rsidDel="00E56B14">
          <w:rPr>
            <w:sz w:val="24"/>
            <w:szCs w:val="24"/>
            <w:highlight w:val="white"/>
          </w:rPr>
          <w:delText>was  used</w:delText>
        </w:r>
      </w:del>
      <w:ins w:id="82" w:author="Chao TANG" w:date="2023-07-08T18:27:00Z">
        <w:r w:rsidR="00E56B14">
          <w:rPr>
            <w:sz w:val="24"/>
            <w:szCs w:val="24"/>
            <w:highlight w:val="white"/>
          </w:rPr>
          <w:t>was used</w:t>
        </w:r>
      </w:ins>
      <w:r>
        <w:rPr>
          <w:sz w:val="24"/>
          <w:szCs w:val="24"/>
          <w:highlight w:val="white"/>
        </w:rPr>
        <w:t xml:space="preserve"> to measure </w:t>
      </w:r>
      <w:del w:id="83" w:author="Chao TANG" w:date="2023-07-08T18:28:00Z">
        <w:r w:rsidDel="00E56B14">
          <w:rPr>
            <w:sz w:val="24"/>
            <w:szCs w:val="24"/>
            <w:highlight w:val="white"/>
          </w:rPr>
          <w:delText xml:space="preserve">the  </w:delText>
        </w:r>
      </w:del>
      <w:ins w:id="84" w:author="Chao TANG" w:date="2023-07-08T18:28:00Z">
        <w:r w:rsidR="00E56B14">
          <w:rPr>
            <w:sz w:val="24"/>
            <w:szCs w:val="24"/>
            <w:highlight w:val="white"/>
          </w:rPr>
          <w:t>the</w:t>
        </w:r>
        <w:r w:rsidR="00E56B14">
          <w:rPr>
            <w:sz w:val="24"/>
            <w:szCs w:val="24"/>
            <w:highlight w:val="white"/>
          </w:rPr>
          <w:t xml:space="preserve"> </w:t>
        </w:r>
      </w:ins>
      <w:r>
        <w:rPr>
          <w:sz w:val="24"/>
          <w:szCs w:val="24"/>
          <w:highlight w:val="white"/>
        </w:rPr>
        <w:t>wind energy avai</w:t>
      </w:r>
      <w:bookmarkStart w:id="85" w:name="OLE_LINK603"/>
      <w:bookmarkStart w:id="86" w:name="OLE_LINK604"/>
      <w:r>
        <w:rPr>
          <w:sz w:val="24"/>
          <w:szCs w:val="24"/>
          <w:highlight w:val="white"/>
        </w:rPr>
        <w:t xml:space="preserve">lable </w:t>
      </w:r>
      <w:del w:id="87" w:author="Chao TANG" w:date="2023-07-08T18:28:00Z">
        <w:r w:rsidDel="00E56B14">
          <w:rPr>
            <w:sz w:val="24"/>
            <w:szCs w:val="24"/>
            <w:highlight w:val="white"/>
          </w:rPr>
          <w:delText xml:space="preserve">to  </w:delText>
        </w:r>
      </w:del>
      <w:ins w:id="88" w:author="Chao TANG" w:date="2023-07-08T18:28:00Z">
        <w:r w:rsidR="00E56B14">
          <w:rPr>
            <w:sz w:val="24"/>
            <w:szCs w:val="24"/>
            <w:highlight w:val="white"/>
          </w:rPr>
          <w:t>to</w:t>
        </w:r>
        <w:r w:rsidR="00E56B14">
          <w:rPr>
            <w:sz w:val="24"/>
            <w:szCs w:val="24"/>
            <w:highlight w:val="white"/>
          </w:rPr>
          <w:t xml:space="preserve"> </w:t>
        </w:r>
      </w:ins>
      <w:r>
        <w:rPr>
          <w:sz w:val="24"/>
          <w:szCs w:val="24"/>
          <w:highlight w:val="white"/>
        </w:rPr>
        <w:t xml:space="preserve">the site </w:t>
      </w:r>
      <w:del w:id="89" w:author="Chao TANG" w:date="2023-07-08T18:28:00Z">
        <w:r w:rsidDel="00E56B14">
          <w:rPr>
            <w:sz w:val="24"/>
            <w:szCs w:val="24"/>
            <w:highlight w:val="white"/>
          </w:rPr>
          <w:delText xml:space="preserve">given  </w:delText>
        </w:r>
      </w:del>
      <w:ins w:id="90" w:author="Chao TANG" w:date="2023-07-08T18:28:00Z">
        <w:r w:rsidR="00E56B14">
          <w:rPr>
            <w:sz w:val="24"/>
            <w:szCs w:val="24"/>
            <w:highlight w:val="white"/>
          </w:rPr>
          <w:t>given</w:t>
        </w:r>
        <w:r w:rsidR="00E56B14">
          <w:rPr>
            <w:sz w:val="24"/>
            <w:szCs w:val="24"/>
            <w:highlight w:val="white"/>
          </w:rPr>
          <w:t xml:space="preserve"> </w:t>
        </w:r>
      </w:ins>
      <w:r>
        <w:rPr>
          <w:sz w:val="24"/>
          <w:szCs w:val="24"/>
          <w:highlight w:val="white"/>
        </w:rPr>
        <w:t>in this study (Sect</w:t>
      </w:r>
      <w:bookmarkStart w:id="91" w:name="OLE_LINK613"/>
      <w:r>
        <w:rPr>
          <w:sz w:val="24"/>
          <w:szCs w:val="24"/>
          <w:highlight w:val="white"/>
        </w:rPr>
        <w:t xml:space="preserve"> </w:t>
      </w:r>
      <w:del w:id="92" w:author="Chao TANG" w:date="2023-07-08T21:18:00Z">
        <w:r w:rsidDel="00940016">
          <w:rPr>
            <w:sz w:val="24"/>
            <w:szCs w:val="24"/>
            <w:highlight w:val="white"/>
          </w:rPr>
          <w:delText>3.3 )</w:delText>
        </w:r>
      </w:del>
      <w:bookmarkEnd w:id="85"/>
      <w:bookmarkEnd w:id="86"/>
      <w:ins w:id="93" w:author="Chao TANG" w:date="2023-07-08T21:18:00Z">
        <w:r w:rsidR="00940016">
          <w:rPr>
            <w:sz w:val="24"/>
            <w:szCs w:val="24"/>
            <w:highlight w:val="white"/>
          </w:rPr>
          <w:t>3.3</w:t>
        </w:r>
        <w:bookmarkEnd w:id="91"/>
        <w:r w:rsidR="00940016">
          <w:rPr>
            <w:sz w:val="24"/>
            <w:szCs w:val="24"/>
            <w:highlight w:val="white"/>
          </w:rPr>
          <w:t>)</w:t>
        </w:r>
      </w:ins>
      <w:r>
        <w:rPr>
          <w:sz w:val="24"/>
          <w:szCs w:val="24"/>
          <w:highlight w:val="white"/>
        </w:rPr>
        <w:t>.</w:t>
      </w:r>
    </w:p>
    <w:p w14:paraId="63ED5504" w14:textId="77777777" w:rsidR="00CB195D" w:rsidRDefault="00000000">
      <w:pPr>
        <w:shd w:val="clear" w:color="auto" w:fill="FFFFFF"/>
        <w:spacing w:before="240" w:after="240"/>
        <w:jc w:val="both"/>
        <w:rPr>
          <w:b/>
          <w:sz w:val="28"/>
          <w:szCs w:val="28"/>
          <w:highlight w:val="white"/>
        </w:rPr>
      </w:pPr>
      <w:commentRangeStart w:id="94"/>
      <w:r>
        <w:rPr>
          <w:b/>
          <w:sz w:val="28"/>
          <w:szCs w:val="28"/>
          <w:highlight w:val="white"/>
        </w:rPr>
        <w:t>3.1 Extrapolation wind speed at different hub-heights</w:t>
      </w:r>
      <w:commentRangeEnd w:id="94"/>
      <w:r w:rsidR="00E56B14">
        <w:rPr>
          <w:rStyle w:val="CommentReference"/>
        </w:rPr>
        <w:commentReference w:id="94"/>
      </w:r>
    </w:p>
    <w:p w14:paraId="22E36EBE" w14:textId="7258F72B" w:rsidR="00CB195D" w:rsidRDefault="00000000">
      <w:pPr>
        <w:shd w:val="clear" w:color="auto" w:fill="FFFFFF"/>
        <w:spacing w:before="240" w:after="240"/>
        <w:jc w:val="both"/>
        <w:rPr>
          <w:sz w:val="28"/>
          <w:szCs w:val="28"/>
          <w:highlight w:val="white"/>
        </w:rPr>
      </w:pPr>
      <w:r>
        <w:rPr>
          <w:sz w:val="28"/>
          <w:szCs w:val="28"/>
          <w:highlight w:val="white"/>
        </w:rPr>
        <w:t xml:space="preserve">The data of wind speed and </w:t>
      </w:r>
      <w:del w:id="95" w:author="Chao TANG" w:date="2023-07-08T21:19:00Z">
        <w:r w:rsidDel="00940016">
          <w:rPr>
            <w:sz w:val="28"/>
            <w:szCs w:val="28"/>
            <w:highlight w:val="white"/>
          </w:rPr>
          <w:delText>direction  was</w:delText>
        </w:r>
      </w:del>
      <w:ins w:id="96" w:author="Chao TANG" w:date="2023-07-08T21:19:00Z">
        <w:r w:rsidR="00940016">
          <w:rPr>
            <w:sz w:val="28"/>
            <w:szCs w:val="28"/>
            <w:highlight w:val="white"/>
          </w:rPr>
          <w:t>direction was</w:t>
        </w:r>
      </w:ins>
      <w:r>
        <w:rPr>
          <w:sz w:val="28"/>
          <w:szCs w:val="28"/>
          <w:highlight w:val="white"/>
        </w:rPr>
        <w:t xml:space="preserve"> computed from U10 and V10. For obtaining the data at different hub-heights, to extrapolate wind speeds at reference height we used </w:t>
      </w:r>
      <w:del w:id="97" w:author="Chao TANG" w:date="2023-07-08T21:19:00Z">
        <w:r w:rsidDel="00940016">
          <w:rPr>
            <w:sz w:val="28"/>
            <w:szCs w:val="28"/>
            <w:highlight w:val="white"/>
          </w:rPr>
          <w:delText>logarithmic  profile</w:delText>
        </w:r>
      </w:del>
      <w:ins w:id="98" w:author="Chao TANG" w:date="2023-07-08T21:19:00Z">
        <w:r w:rsidR="00940016">
          <w:rPr>
            <w:sz w:val="28"/>
            <w:szCs w:val="28"/>
            <w:highlight w:val="white"/>
          </w:rPr>
          <w:t>logarithmic profile</w:t>
        </w:r>
      </w:ins>
      <w:r>
        <w:rPr>
          <w:sz w:val="28"/>
          <w:szCs w:val="28"/>
          <w:highlight w:val="white"/>
        </w:rPr>
        <w:t xml:space="preserve"> (log low), in this study we are interested in finding the wind speed at </w:t>
      </w:r>
      <w:del w:id="99" w:author="Chao TANG" w:date="2023-07-08T21:19:00Z">
        <w:r w:rsidDel="00940016">
          <w:rPr>
            <w:sz w:val="28"/>
            <w:szCs w:val="28"/>
            <w:highlight w:val="white"/>
          </w:rPr>
          <w:delText>a  heights</w:delText>
        </w:r>
      </w:del>
      <w:ins w:id="100" w:author="Chao TANG" w:date="2023-07-08T21:19:00Z">
        <w:r w:rsidR="00940016">
          <w:rPr>
            <w:sz w:val="28"/>
            <w:szCs w:val="28"/>
            <w:highlight w:val="white"/>
          </w:rPr>
          <w:t>heights</w:t>
        </w:r>
      </w:ins>
      <w:del w:id="101" w:author="Chao TANG" w:date="2023-07-08T21:19:00Z">
        <w:r w:rsidDel="00940016">
          <w:rPr>
            <w:sz w:val="28"/>
            <w:szCs w:val="28"/>
            <w:highlight w:val="white"/>
          </w:rPr>
          <w:delText xml:space="preserve">  </w:delText>
        </w:r>
      </w:del>
      <w:r>
        <w:rPr>
          <w:sz w:val="28"/>
          <w:szCs w:val="28"/>
          <w:highlight w:val="white"/>
        </w:rPr>
        <w:t xml:space="preserve"> 50 m, and 100 m. The equation </w:t>
      </w:r>
      <w:del w:id="102" w:author="Chao TANG" w:date="2023-07-08T21:19:00Z">
        <w:r w:rsidDel="00940016">
          <w:rPr>
            <w:sz w:val="28"/>
            <w:szCs w:val="28"/>
            <w:highlight w:val="white"/>
          </w:rPr>
          <w:delText>of  logarithmic</w:delText>
        </w:r>
      </w:del>
      <w:ins w:id="103" w:author="Chao TANG" w:date="2023-07-08T21:19:00Z">
        <w:r w:rsidR="00940016">
          <w:rPr>
            <w:sz w:val="28"/>
            <w:szCs w:val="28"/>
            <w:highlight w:val="white"/>
          </w:rPr>
          <w:t>of logarithmic</w:t>
        </w:r>
      </w:ins>
      <w:r>
        <w:rPr>
          <w:sz w:val="28"/>
          <w:szCs w:val="28"/>
          <w:highlight w:val="white"/>
        </w:rPr>
        <w:t xml:space="preserve"> low used to calculate the vertical wind profile for different altitudes </w:t>
      </w:r>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1</m:t>
            </m:r>
          </m:sub>
        </m:sSub>
      </m:oMath>
      <w:r>
        <w:rPr>
          <w:sz w:val="28"/>
          <w:szCs w:val="28"/>
          <w:highlight w:val="white"/>
        </w:rPr>
        <w:t xml:space="preserve"> and </w:t>
      </w:r>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2</m:t>
            </m:r>
          </m:sub>
        </m:sSub>
      </m:oMath>
      <w:r>
        <w:rPr>
          <w:sz w:val="28"/>
          <w:szCs w:val="28"/>
          <w:highlight w:val="white"/>
        </w:rPr>
        <w:t xml:space="preserve"> (eq 1</w:t>
      </w:r>
      <w:del w:id="104" w:author="Chao TANG" w:date="2023-07-08T21:19:00Z">
        <w:r w:rsidDel="00940016">
          <w:rPr>
            <w:sz w:val="28"/>
            <w:szCs w:val="28"/>
            <w:highlight w:val="white"/>
          </w:rPr>
          <w:delText>) :</w:delText>
        </w:r>
      </w:del>
      <w:ins w:id="105" w:author="Chao TANG" w:date="2023-07-08T21:19:00Z">
        <w:r w:rsidR="00940016">
          <w:rPr>
            <w:sz w:val="28"/>
            <w:szCs w:val="28"/>
            <w:highlight w:val="white"/>
          </w:rPr>
          <w:t>):</w:t>
        </w:r>
      </w:ins>
    </w:p>
    <w:p w14:paraId="0A1C4545" w14:textId="77777777" w:rsidR="00CB195D" w:rsidRDefault="00000000">
      <w:pPr>
        <w:shd w:val="clear" w:color="auto" w:fill="FFFFFF"/>
        <w:spacing w:before="240" w:after="240"/>
        <w:jc w:val="center"/>
        <w:rPr>
          <w:sz w:val="28"/>
          <w:szCs w:val="28"/>
          <w:highlight w:val="white"/>
        </w:rPr>
      </w:pPr>
      <m:oMath>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2</m:t>
            </m:r>
          </m:sub>
        </m:sSub>
      </m:oMath>
      <w:r>
        <w:rPr>
          <w:sz w:val="36"/>
          <w:szCs w:val="36"/>
          <w:highlight w:val="white"/>
        </w:rPr>
        <w:t>=</w:t>
      </w:r>
      <m:oMath>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1</m:t>
            </m:r>
          </m:sub>
        </m:sSub>
        <m:f>
          <m:fPr>
            <m:ctrlPr>
              <w:rPr>
                <w:rFonts w:ascii="Cambria Math" w:hAnsi="Cambria Math"/>
                <w:b/>
                <w:sz w:val="36"/>
                <w:szCs w:val="36"/>
                <w:highlight w:val="white"/>
              </w:rPr>
            </m:ctrlPr>
          </m:fPr>
          <m:num>
            <m:r>
              <m:rPr>
                <m:sty m:val="bi"/>
              </m:rPr>
              <w:rPr>
                <w:rFonts w:ascii="Cambria Math" w:hAnsi="Cambria Math"/>
                <w:sz w:val="36"/>
                <w:szCs w:val="36"/>
                <w:highlight w:val="white"/>
              </w:rPr>
              <m:t>ln(</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2</m:t>
                </m:r>
              </m:sub>
            </m:sSub>
            <m:r>
              <m:rPr>
                <m:sty m:val="bi"/>
              </m:rPr>
              <w:rPr>
                <w:rFonts w:ascii="Cambria Math" w:hAnsi="Cambria Math"/>
                <w:sz w:val="36"/>
                <w:szCs w:val="36"/>
                <w:highlight w:val="white"/>
              </w:rPr>
              <m:t>/</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0</m:t>
                </m:r>
              </m:sub>
            </m:sSub>
            <m:r>
              <m:rPr>
                <m:sty m:val="bi"/>
              </m:rPr>
              <w:rPr>
                <w:rFonts w:ascii="Cambria Math" w:hAnsi="Cambria Math"/>
                <w:sz w:val="36"/>
                <w:szCs w:val="36"/>
                <w:highlight w:val="white"/>
              </w:rPr>
              <m:t>)</m:t>
            </m:r>
          </m:num>
          <m:den>
            <m:r>
              <m:rPr>
                <m:sty m:val="bi"/>
              </m:rPr>
              <w:rPr>
                <w:rFonts w:ascii="Cambria Math" w:hAnsi="Cambria Math"/>
                <w:sz w:val="36"/>
                <w:szCs w:val="36"/>
                <w:highlight w:val="white"/>
              </w:rPr>
              <m:t>ln(</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1</m:t>
                </m:r>
              </m:sub>
            </m:sSub>
            <m:r>
              <m:rPr>
                <m:sty m:val="bi"/>
              </m:rPr>
              <w:rPr>
                <w:rFonts w:ascii="Cambria Math" w:hAnsi="Cambria Math"/>
                <w:sz w:val="36"/>
                <w:szCs w:val="36"/>
                <w:highlight w:val="white"/>
              </w:rPr>
              <m:t>/</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0</m:t>
                </m:r>
              </m:sub>
            </m:sSub>
            <m:r>
              <m:rPr>
                <m:sty m:val="bi"/>
              </m:rPr>
              <w:rPr>
                <w:rFonts w:ascii="Cambria Math" w:hAnsi="Cambria Math"/>
                <w:sz w:val="36"/>
                <w:szCs w:val="36"/>
                <w:highlight w:val="white"/>
              </w:rPr>
              <m:t>)</m:t>
            </m:r>
          </m:den>
        </m:f>
      </m:oMath>
      <w:r>
        <w:rPr>
          <w:sz w:val="36"/>
          <w:szCs w:val="36"/>
          <w:highlight w:val="white"/>
        </w:rPr>
        <w:t xml:space="preserve"> </w:t>
      </w:r>
      <w:r>
        <w:rPr>
          <w:sz w:val="60"/>
          <w:szCs w:val="60"/>
          <w:highlight w:val="white"/>
        </w:rPr>
        <w:t xml:space="preserve">  </w:t>
      </w:r>
      <w:r>
        <w:rPr>
          <w:sz w:val="28"/>
          <w:szCs w:val="28"/>
          <w:highlight w:val="white"/>
        </w:rPr>
        <w:t xml:space="preserve">                    </w:t>
      </w:r>
      <w:proofErr w:type="gramStart"/>
      <w:r>
        <w:rPr>
          <w:sz w:val="28"/>
          <w:szCs w:val="28"/>
          <w:highlight w:val="white"/>
        </w:rPr>
        <w:t xml:space="preserve">   (</w:t>
      </w:r>
      <w:proofErr w:type="gramEnd"/>
      <w:r>
        <w:rPr>
          <w:sz w:val="28"/>
          <w:szCs w:val="28"/>
          <w:highlight w:val="white"/>
        </w:rPr>
        <w:t xml:space="preserve">1)        </w:t>
      </w:r>
    </w:p>
    <w:p w14:paraId="799A1E29" w14:textId="05C33E99" w:rsidR="00CB195D" w:rsidRDefault="00000000">
      <w:pPr>
        <w:shd w:val="clear" w:color="auto" w:fill="FFFFFF"/>
        <w:spacing w:before="240" w:after="240"/>
        <w:jc w:val="both"/>
        <w:rPr>
          <w:sz w:val="28"/>
          <w:szCs w:val="28"/>
          <w:highlight w:val="white"/>
        </w:rPr>
      </w:pPr>
      <w:r>
        <w:rPr>
          <w:sz w:val="28"/>
          <w:szCs w:val="28"/>
          <w:highlight w:val="white"/>
        </w:rPr>
        <w:t xml:space="preserve">  Where </w:t>
      </w:r>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z</m:t>
            </m:r>
          </m:e>
          <m:sub>
            <m:r>
              <m:rPr>
                <m:sty m:val="bi"/>
              </m:rPr>
              <w:rPr>
                <w:rFonts w:ascii="Cambria Math" w:hAnsi="Cambria Math"/>
                <w:sz w:val="28"/>
                <w:szCs w:val="28"/>
                <w:highlight w:val="white"/>
              </w:rPr>
              <m:t>1</m:t>
            </m:r>
          </m:sub>
        </m:sSub>
      </m:oMath>
      <w:r>
        <w:rPr>
          <w:sz w:val="28"/>
          <w:szCs w:val="28"/>
          <w:highlight w:val="white"/>
        </w:rPr>
        <w:t xml:space="preserve">=10m, </w:t>
      </w:r>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z</m:t>
            </m:r>
          </m:e>
          <m:sub>
            <m:r>
              <m:rPr>
                <m:sty m:val="bi"/>
              </m:rPr>
              <w:rPr>
                <w:rFonts w:ascii="Cambria Math" w:hAnsi="Cambria Math"/>
                <w:sz w:val="28"/>
                <w:szCs w:val="28"/>
                <w:highlight w:val="white"/>
              </w:rPr>
              <m:t>2</m:t>
            </m:r>
          </m:sub>
        </m:sSub>
      </m:oMath>
      <w:r>
        <w:rPr>
          <w:sz w:val="28"/>
          <w:szCs w:val="28"/>
          <w:highlight w:val="white"/>
        </w:rPr>
        <w:t xml:space="preserve">=100m, </w:t>
      </w:r>
      <m:oMath>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0</m:t>
            </m:r>
          </m:sub>
        </m:sSub>
      </m:oMath>
      <w:r>
        <w:rPr>
          <w:sz w:val="28"/>
          <w:szCs w:val="28"/>
          <w:highlight w:val="white"/>
        </w:rPr>
        <w:t xml:space="preserve"> is the </w:t>
      </w:r>
      <w:del w:id="106" w:author="Chao TANG" w:date="2023-07-08T21:19:00Z">
        <w:r w:rsidDel="00940016">
          <w:rPr>
            <w:sz w:val="28"/>
            <w:szCs w:val="28"/>
            <w:highlight w:val="white"/>
          </w:rPr>
          <w:delText>surface  roughness</w:delText>
        </w:r>
      </w:del>
      <w:ins w:id="107" w:author="Chao TANG" w:date="2023-07-08T21:19:00Z">
        <w:r w:rsidR="00940016">
          <w:rPr>
            <w:sz w:val="28"/>
            <w:szCs w:val="28"/>
            <w:highlight w:val="white"/>
          </w:rPr>
          <w:t>surface roughness</w:t>
        </w:r>
      </w:ins>
      <w:r>
        <w:rPr>
          <w:sz w:val="28"/>
          <w:szCs w:val="28"/>
          <w:highlight w:val="white"/>
        </w:rPr>
        <w:t xml:space="preserve"> lengths for various terrain types</w:t>
      </w:r>
      <w:del w:id="108" w:author="Chao TANG" w:date="2023-07-08T21:19:00Z">
        <w:r w:rsidDel="00940016">
          <w:rPr>
            <w:sz w:val="28"/>
            <w:szCs w:val="28"/>
            <w:highlight w:val="white"/>
          </w:rPr>
          <w:delText xml:space="preserve">  </w:delText>
        </w:r>
      </w:del>
      <w:r>
        <w:rPr>
          <w:sz w:val="28"/>
          <w:szCs w:val="28"/>
          <w:highlight w:val="white"/>
        </w:rPr>
        <w:t>.</w:t>
      </w:r>
      <w:del w:id="109" w:author="Chao TANG" w:date="2023-07-08T21:20:00Z">
        <w:r w:rsidDel="00940016">
          <w:rPr>
            <w:sz w:val="28"/>
            <w:szCs w:val="28"/>
            <w:highlight w:val="white"/>
          </w:rPr>
          <w:delText xml:space="preserve"> </w:delText>
        </w:r>
      </w:del>
      <w:r>
        <w:rPr>
          <w:sz w:val="28"/>
          <w:szCs w:val="28"/>
          <w:highlight w:val="white"/>
        </w:rPr>
        <w:t xml:space="preserve"> </w:t>
      </w:r>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0</m:t>
            </m:r>
          </m:sub>
        </m:sSub>
      </m:oMath>
      <w:r>
        <w:rPr>
          <w:sz w:val="28"/>
          <w:szCs w:val="28"/>
          <w:highlight w:val="white"/>
        </w:rPr>
        <w:t xml:space="preserve"> can </w:t>
      </w:r>
      <w:ins w:id="110" w:author="Chao TANG" w:date="2023-07-08T21:20:00Z">
        <w:r w:rsidR="00940016">
          <w:rPr>
            <w:sz w:val="28"/>
            <w:szCs w:val="28"/>
            <w:highlight w:val="white"/>
          </w:rPr>
          <w:t xml:space="preserve">be </w:t>
        </w:r>
      </w:ins>
      <w:r>
        <w:rPr>
          <w:sz w:val="28"/>
          <w:szCs w:val="28"/>
          <w:highlight w:val="white"/>
        </w:rPr>
        <w:t xml:space="preserve">derived </w:t>
      </w:r>
      <w:del w:id="111" w:author="Chao TANG" w:date="2023-07-08T21:19:00Z">
        <w:r w:rsidDel="00940016">
          <w:rPr>
            <w:sz w:val="28"/>
            <w:szCs w:val="28"/>
            <w:highlight w:val="white"/>
          </w:rPr>
          <w:delText>From  (</w:delText>
        </w:r>
      </w:del>
      <w:ins w:id="112" w:author="Chao TANG" w:date="2023-07-08T21:19:00Z">
        <w:r w:rsidR="00940016">
          <w:rPr>
            <w:sz w:val="28"/>
            <w:szCs w:val="28"/>
            <w:highlight w:val="white"/>
          </w:rPr>
          <w:t>From (</w:t>
        </w:r>
      </w:ins>
      <w:r>
        <w:rPr>
          <w:sz w:val="28"/>
          <w:szCs w:val="28"/>
          <w:highlight w:val="white"/>
        </w:rPr>
        <w:t>eq 1), can be written as:</w:t>
      </w:r>
    </w:p>
    <w:p w14:paraId="288410A5" w14:textId="77777777" w:rsidR="00CB195D" w:rsidRDefault="00000000">
      <w:pPr>
        <w:shd w:val="clear" w:color="auto" w:fill="FFFFFF"/>
        <w:spacing w:before="240" w:after="240"/>
        <w:jc w:val="center"/>
        <w:rPr>
          <w:sz w:val="28"/>
          <w:szCs w:val="28"/>
          <w:highlight w:val="white"/>
        </w:rPr>
      </w:pPr>
      <m:oMath>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0</m:t>
            </m:r>
          </m:sub>
        </m:sSub>
      </m:oMath>
      <w:r>
        <w:rPr>
          <w:sz w:val="28"/>
          <w:szCs w:val="28"/>
          <w:highlight w:val="white"/>
        </w:rPr>
        <w:t>=</w:t>
      </w:r>
      <w:r>
        <w:rPr>
          <w:b/>
          <w:sz w:val="36"/>
          <w:szCs w:val="36"/>
          <w:highlight w:val="white"/>
        </w:rPr>
        <w:t xml:space="preserve"> </w:t>
      </w:r>
      <m:oMath>
        <m:r>
          <m:rPr>
            <m:sty m:val="bi"/>
          </m:rPr>
          <w:rPr>
            <w:rFonts w:ascii="Cambria Math" w:hAnsi="Cambria Math"/>
            <w:sz w:val="36"/>
            <w:szCs w:val="36"/>
            <w:highlight w:val="white"/>
          </w:rPr>
          <m:t>exp</m:t>
        </m:r>
        <m:d>
          <m:dPr>
            <m:begChr m:val="["/>
            <m:endChr m:val="]"/>
            <m:ctrlPr>
              <w:rPr>
                <w:rFonts w:ascii="Cambria Math" w:hAnsi="Cambria Math"/>
                <w:b/>
                <w:sz w:val="36"/>
                <w:szCs w:val="36"/>
                <w:highlight w:val="white"/>
              </w:rPr>
            </m:ctrlPr>
          </m:dPr>
          <m:e>
            <m:f>
              <m:fPr>
                <m:ctrlPr>
                  <w:rPr>
                    <w:rFonts w:ascii="Cambria Math" w:hAnsi="Cambria Math"/>
                    <w:b/>
                    <w:sz w:val="36"/>
                    <w:szCs w:val="36"/>
                    <w:highlight w:val="white"/>
                  </w:rPr>
                </m:ctrlPr>
              </m:fPr>
              <m:num>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2</m:t>
                    </m:r>
                  </m:sub>
                </m:sSub>
                <m:r>
                  <m:rPr>
                    <m:sty m:val="bi"/>
                  </m:rPr>
                  <w:rPr>
                    <w:rFonts w:ascii="Cambria Math" w:hAnsi="Cambria Math"/>
                    <w:sz w:val="36"/>
                    <w:szCs w:val="36"/>
                    <w:highlight w:val="white"/>
                  </w:rPr>
                  <m:t>(ln(</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1</m:t>
                    </m:r>
                  </m:sub>
                </m:sSub>
                <m:r>
                  <m:rPr>
                    <m:sty m:val="bi"/>
                  </m:rPr>
                  <w:rPr>
                    <w:rFonts w:ascii="Cambria Math" w:hAnsi="Cambria Math"/>
                    <w:sz w:val="36"/>
                    <w:szCs w:val="36"/>
                    <w:highlight w:val="white"/>
                  </w:rPr>
                  <m:t>)-</m:t>
                </m:r>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1</m:t>
                    </m:r>
                  </m:sub>
                </m:sSub>
                <m:r>
                  <m:rPr>
                    <m:sty m:val="bi"/>
                  </m:rPr>
                  <w:rPr>
                    <w:rFonts w:ascii="Cambria Math" w:hAnsi="Cambria Math"/>
                    <w:sz w:val="36"/>
                    <w:szCs w:val="36"/>
                    <w:highlight w:val="white"/>
                  </w:rPr>
                  <m:t>(ln(</m:t>
                </m:r>
                <m:sSub>
                  <m:sSubPr>
                    <m:ctrlPr>
                      <w:rPr>
                        <w:rFonts w:ascii="Cambria Math" w:hAnsi="Cambria Math"/>
                        <w:b/>
                        <w:sz w:val="36"/>
                        <w:szCs w:val="36"/>
                        <w:highlight w:val="white"/>
                      </w:rPr>
                    </m:ctrlPr>
                  </m:sSubPr>
                  <m:e>
                    <m:r>
                      <m:rPr>
                        <m:sty m:val="bi"/>
                      </m:rPr>
                      <w:rPr>
                        <w:rFonts w:ascii="Cambria Math" w:hAnsi="Cambria Math"/>
                        <w:sz w:val="36"/>
                        <w:szCs w:val="36"/>
                        <w:highlight w:val="white"/>
                      </w:rPr>
                      <m:t>z</m:t>
                    </m:r>
                  </m:e>
                  <m:sub>
                    <m:r>
                      <m:rPr>
                        <m:sty m:val="bi"/>
                      </m:rPr>
                      <w:rPr>
                        <w:rFonts w:ascii="Cambria Math" w:hAnsi="Cambria Math"/>
                        <w:sz w:val="36"/>
                        <w:szCs w:val="36"/>
                        <w:highlight w:val="white"/>
                      </w:rPr>
                      <m:t>2</m:t>
                    </m:r>
                  </m:sub>
                </m:sSub>
                <m:r>
                  <m:rPr>
                    <m:sty m:val="bi"/>
                  </m:rPr>
                  <w:rPr>
                    <w:rFonts w:ascii="Cambria Math" w:hAnsi="Cambria Math"/>
                    <w:sz w:val="36"/>
                    <w:szCs w:val="36"/>
                    <w:highlight w:val="white"/>
                  </w:rPr>
                  <m:t>)</m:t>
                </m:r>
              </m:num>
              <m:den>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2</m:t>
                    </m:r>
                  </m:sub>
                </m:sSub>
                <m:r>
                  <m:rPr>
                    <m:sty m:val="bi"/>
                  </m:rPr>
                  <w:rPr>
                    <w:rFonts w:ascii="Cambria Math" w:hAnsi="Cambria Math"/>
                    <w:sz w:val="36"/>
                    <w:szCs w:val="36"/>
                    <w:highlight w:val="white"/>
                  </w:rPr>
                  <m:t>-</m:t>
                </m:r>
                <m:sSub>
                  <m:sSubPr>
                    <m:ctrlPr>
                      <w:rPr>
                        <w:rFonts w:ascii="Cambria Math" w:hAnsi="Cambria Math"/>
                        <w:b/>
                        <w:sz w:val="36"/>
                        <w:szCs w:val="36"/>
                        <w:highlight w:val="white"/>
                      </w:rPr>
                    </m:ctrlPr>
                  </m:sSubPr>
                  <m:e>
                    <m:r>
                      <m:rPr>
                        <m:sty m:val="bi"/>
                      </m:rPr>
                      <w:rPr>
                        <w:rFonts w:ascii="Cambria Math" w:hAnsi="Cambria Math"/>
                        <w:sz w:val="36"/>
                        <w:szCs w:val="36"/>
                        <w:highlight w:val="white"/>
                      </w:rPr>
                      <m:t>v</m:t>
                    </m:r>
                  </m:e>
                  <m:sub>
                    <m:r>
                      <m:rPr>
                        <m:sty m:val="bi"/>
                      </m:rPr>
                      <w:rPr>
                        <w:rFonts w:ascii="Cambria Math" w:hAnsi="Cambria Math"/>
                        <w:sz w:val="36"/>
                        <w:szCs w:val="36"/>
                        <w:highlight w:val="white"/>
                      </w:rPr>
                      <m:t>1</m:t>
                    </m:r>
                  </m:sub>
                </m:sSub>
              </m:den>
            </m:f>
          </m:e>
        </m:d>
      </m:oMath>
      <w:r>
        <w:rPr>
          <w:b/>
          <w:sz w:val="60"/>
          <w:szCs w:val="60"/>
          <w:highlight w:val="white"/>
        </w:rPr>
        <w:t xml:space="preserve">  </w:t>
      </w:r>
      <w:r>
        <w:rPr>
          <w:sz w:val="28"/>
          <w:szCs w:val="28"/>
          <w:highlight w:val="white"/>
        </w:rPr>
        <w:t xml:space="preserve">      </w:t>
      </w:r>
      <w:proofErr w:type="gramStart"/>
      <w:r>
        <w:rPr>
          <w:sz w:val="28"/>
          <w:szCs w:val="28"/>
          <w:highlight w:val="white"/>
        </w:rPr>
        <w:t xml:space="preserve">   (</w:t>
      </w:r>
      <w:proofErr w:type="gramEnd"/>
      <w:r>
        <w:rPr>
          <w:sz w:val="28"/>
          <w:szCs w:val="28"/>
          <w:highlight w:val="white"/>
        </w:rPr>
        <w:t xml:space="preserve">2) </w:t>
      </w:r>
    </w:p>
    <w:p w14:paraId="6D7F4642" w14:textId="33D79126" w:rsidR="00CB195D" w:rsidRDefault="00000000">
      <w:pPr>
        <w:shd w:val="clear" w:color="auto" w:fill="FFFFFF"/>
        <w:spacing w:before="240" w:after="240"/>
        <w:rPr>
          <w:sz w:val="28"/>
          <w:szCs w:val="28"/>
          <w:highlight w:val="white"/>
        </w:rPr>
      </w:pPr>
      <w:r>
        <w:rPr>
          <w:sz w:val="28"/>
          <w:szCs w:val="28"/>
          <w:highlight w:val="white"/>
        </w:rPr>
        <w:t xml:space="preserve">For </w:t>
      </w:r>
      <w:del w:id="113" w:author="Chao TANG" w:date="2023-07-08T21:20:00Z">
        <w:r w:rsidDel="00940016">
          <w:rPr>
            <w:sz w:val="28"/>
            <w:szCs w:val="28"/>
            <w:highlight w:val="white"/>
          </w:rPr>
          <w:delText>computing  the</w:delText>
        </w:r>
      </w:del>
      <w:ins w:id="114" w:author="Chao TANG" w:date="2023-07-08T21:20:00Z">
        <w:r w:rsidR="00940016">
          <w:rPr>
            <w:sz w:val="28"/>
            <w:szCs w:val="28"/>
            <w:highlight w:val="white"/>
          </w:rPr>
          <w:t>computing the</w:t>
        </w:r>
      </w:ins>
      <w:r>
        <w:rPr>
          <w:sz w:val="28"/>
          <w:szCs w:val="28"/>
          <w:highlight w:val="white"/>
        </w:rPr>
        <w:t xml:space="preserve"> surface </w:t>
      </w:r>
      <w:proofErr w:type="gramStart"/>
      <w:r>
        <w:rPr>
          <w:sz w:val="28"/>
          <w:szCs w:val="28"/>
          <w:highlight w:val="white"/>
        </w:rPr>
        <w:t xml:space="preserve">roughness  </w:t>
      </w:r>
      <w:r>
        <w:rPr>
          <w:b/>
          <w:sz w:val="28"/>
          <w:szCs w:val="28"/>
          <w:highlight w:val="white"/>
        </w:rPr>
        <w:t>(</w:t>
      </w:r>
      <w:proofErr w:type="gramEnd"/>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z</m:t>
            </m:r>
          </m:e>
          <m:sub>
            <m:r>
              <m:rPr>
                <m:sty m:val="bi"/>
              </m:rPr>
              <w:rPr>
                <w:rFonts w:ascii="Cambria Math" w:hAnsi="Cambria Math"/>
                <w:sz w:val="28"/>
                <w:szCs w:val="28"/>
                <w:highlight w:val="white"/>
              </w:rPr>
              <m:t>0</m:t>
            </m:r>
          </m:sub>
        </m:sSub>
      </m:oMath>
      <w:r>
        <w:rPr>
          <w:sz w:val="28"/>
          <w:szCs w:val="28"/>
          <w:highlight w:val="white"/>
        </w:rPr>
        <w:t>), we used</w:t>
      </w:r>
      <w:r>
        <w:rPr>
          <w:sz w:val="36"/>
          <w:szCs w:val="36"/>
          <w:highlight w:val="white"/>
        </w:rPr>
        <w:t xml:space="preserve"> </w:t>
      </w:r>
      <w:r>
        <w:rPr>
          <w:sz w:val="28"/>
          <w:szCs w:val="28"/>
          <w:highlight w:val="white"/>
        </w:rPr>
        <w:t>data from ERA5 reanalysis, where</w:t>
      </w:r>
      <w:del w:id="115" w:author="Chao TANG" w:date="2023-07-08T21:20:00Z">
        <w:r w:rsidDel="00940016">
          <w:rPr>
            <w:sz w:val="28"/>
            <w:szCs w:val="28"/>
            <w:highlight w:val="white"/>
          </w:rPr>
          <w:delText xml:space="preserve">  </w:delText>
        </w:r>
      </w:del>
      <w:r>
        <w:rPr>
          <w:sz w:val="28"/>
          <w:szCs w:val="28"/>
          <w:highlight w:val="white"/>
        </w:rPr>
        <w:t xml:space="preserve"> </w:t>
      </w:r>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v</m:t>
            </m:r>
          </m:e>
          <m:sub>
            <m:r>
              <m:rPr>
                <m:sty m:val="bi"/>
              </m:rPr>
              <w:rPr>
                <w:rFonts w:ascii="Cambria Math" w:hAnsi="Cambria Math"/>
                <w:sz w:val="28"/>
                <w:szCs w:val="28"/>
                <w:highlight w:val="white"/>
              </w:rPr>
              <m:t>1</m:t>
            </m:r>
          </m:sub>
        </m:sSub>
      </m:oMath>
      <w:r>
        <w:rPr>
          <w:b/>
          <w:sz w:val="28"/>
          <w:szCs w:val="28"/>
          <w:highlight w:val="white"/>
        </w:rPr>
        <w:t xml:space="preserve"> </w:t>
      </w:r>
      <w:r>
        <w:rPr>
          <w:sz w:val="28"/>
          <w:szCs w:val="28"/>
          <w:highlight w:val="white"/>
        </w:rPr>
        <w:t xml:space="preserve">is the wind speed at height </w:t>
      </w:r>
      <w:ins w:id="116" w:author="Chao TANG" w:date="2023-07-08T21:20:00Z">
        <w:r w:rsidR="00940016">
          <w:rPr>
            <w:sz w:val="28"/>
            <w:szCs w:val="28"/>
            <w:highlight w:val="white"/>
          </w:rPr>
          <w:t xml:space="preserve">of </w:t>
        </w:r>
      </w:ins>
      <w:r>
        <w:rPr>
          <w:sz w:val="28"/>
          <w:szCs w:val="28"/>
          <w:highlight w:val="white"/>
        </w:rPr>
        <w:t>10 m</w:t>
      </w:r>
      <w:del w:id="117" w:author="Chao TANG" w:date="2023-07-08T21:20:00Z">
        <w:r w:rsidDel="00940016">
          <w:rPr>
            <w:sz w:val="28"/>
            <w:szCs w:val="28"/>
            <w:highlight w:val="white"/>
          </w:rPr>
          <w:delText xml:space="preserve"> </w:delText>
        </w:r>
      </w:del>
      <w:r>
        <w:rPr>
          <w:sz w:val="28"/>
          <w:szCs w:val="28"/>
          <w:highlight w:val="white"/>
        </w:rPr>
        <w:t xml:space="preserve"> and </w:t>
      </w:r>
      <w:del w:id="118" w:author="Chao TANG" w:date="2023-07-08T21:20:00Z">
        <w:r w:rsidDel="00940016">
          <w:rPr>
            <w:sz w:val="28"/>
            <w:szCs w:val="28"/>
            <w:highlight w:val="white"/>
          </w:rPr>
          <w:delText xml:space="preserve">  </w:delText>
        </w:r>
      </w:del>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v</m:t>
            </m:r>
          </m:e>
          <m:sub>
            <m:r>
              <m:rPr>
                <m:sty m:val="bi"/>
              </m:rPr>
              <w:rPr>
                <w:rFonts w:ascii="Cambria Math" w:hAnsi="Cambria Math"/>
                <w:sz w:val="28"/>
                <w:szCs w:val="28"/>
                <w:highlight w:val="white"/>
              </w:rPr>
              <m:t>2</m:t>
            </m:r>
          </m:sub>
        </m:sSub>
      </m:oMath>
      <w:r>
        <w:rPr>
          <w:b/>
          <w:sz w:val="28"/>
          <w:szCs w:val="28"/>
          <w:highlight w:val="white"/>
        </w:rPr>
        <w:t xml:space="preserve"> </w:t>
      </w:r>
      <w:r>
        <w:rPr>
          <w:sz w:val="28"/>
          <w:szCs w:val="28"/>
          <w:highlight w:val="white"/>
        </w:rPr>
        <w:t xml:space="preserve">is the wind speed at height </w:t>
      </w:r>
      <w:ins w:id="119" w:author="Chao TANG" w:date="2023-07-08T21:20:00Z">
        <w:r w:rsidR="00940016">
          <w:rPr>
            <w:sz w:val="28"/>
            <w:szCs w:val="28"/>
            <w:highlight w:val="white"/>
          </w:rPr>
          <w:t xml:space="preserve">of </w:t>
        </w:r>
      </w:ins>
      <w:r>
        <w:rPr>
          <w:sz w:val="28"/>
          <w:szCs w:val="28"/>
          <w:highlight w:val="white"/>
        </w:rPr>
        <w:t xml:space="preserve">100 m.   </w:t>
      </w:r>
    </w:p>
    <w:p w14:paraId="46B73448" w14:textId="054BC439" w:rsidR="00CB195D" w:rsidRDefault="00000000">
      <w:pPr>
        <w:shd w:val="clear" w:color="auto" w:fill="FFFFFF"/>
        <w:spacing w:before="240" w:after="240"/>
        <w:rPr>
          <w:sz w:val="28"/>
          <w:szCs w:val="28"/>
          <w:highlight w:val="white"/>
        </w:rPr>
      </w:pPr>
      <w:del w:id="120" w:author="Chao TANG" w:date="2023-07-08T21:20:00Z">
        <w:r w:rsidDel="00940016">
          <w:rPr>
            <w:sz w:val="28"/>
            <w:szCs w:val="28"/>
            <w:highlight w:val="white"/>
          </w:rPr>
          <w:delText xml:space="preserve">Then  </w:delText>
        </w:r>
        <w:r w:rsidDel="00940016">
          <w:rPr>
            <w:b/>
            <w:sz w:val="28"/>
            <w:szCs w:val="28"/>
            <w:highlight w:val="white"/>
          </w:rPr>
          <w:delText>(</w:delText>
        </w:r>
      </w:del>
      <w:ins w:id="121" w:author="Chao TANG" w:date="2023-07-08T21:20:00Z">
        <w:r w:rsidR="00940016">
          <w:rPr>
            <w:sz w:val="28"/>
            <w:szCs w:val="28"/>
            <w:highlight w:val="white"/>
          </w:rPr>
          <w:t>Then (</w:t>
        </w:r>
      </w:ins>
      <m:oMath>
        <m:sSub>
          <m:sSubPr>
            <m:ctrlPr>
              <w:rPr>
                <w:rFonts w:ascii="Cambria Math" w:hAnsi="Cambria Math"/>
                <w:b/>
                <w:sz w:val="28"/>
                <w:szCs w:val="28"/>
                <w:highlight w:val="white"/>
              </w:rPr>
            </m:ctrlPr>
          </m:sSubPr>
          <m:e>
            <m:r>
              <m:rPr>
                <m:sty m:val="bi"/>
              </m:rPr>
              <w:rPr>
                <w:rFonts w:ascii="Cambria Math" w:hAnsi="Cambria Math"/>
                <w:sz w:val="28"/>
                <w:szCs w:val="28"/>
                <w:highlight w:val="white"/>
              </w:rPr>
              <m:t>z</m:t>
            </m:r>
          </m:e>
          <m:sub>
            <m:r>
              <m:rPr>
                <m:sty m:val="bi"/>
              </m:rPr>
              <w:rPr>
                <w:rFonts w:ascii="Cambria Math" w:hAnsi="Cambria Math"/>
                <w:sz w:val="28"/>
                <w:szCs w:val="28"/>
                <w:highlight w:val="white"/>
              </w:rPr>
              <m:t>0</m:t>
            </m:r>
          </m:sub>
        </m:sSub>
      </m:oMath>
      <w:r>
        <w:rPr>
          <w:sz w:val="28"/>
          <w:szCs w:val="28"/>
          <w:highlight w:val="white"/>
        </w:rPr>
        <w:t>)  obtained can be used in an (eq 3) to extrapolate wind</w:t>
      </w:r>
      <w:del w:id="122" w:author="Chao TANG" w:date="2023-07-08T21:20:00Z">
        <w:r w:rsidDel="00940016">
          <w:rPr>
            <w:sz w:val="28"/>
            <w:szCs w:val="28"/>
            <w:highlight w:val="white"/>
          </w:rPr>
          <w:delText xml:space="preserve"> </w:delText>
        </w:r>
      </w:del>
      <w:r>
        <w:rPr>
          <w:sz w:val="28"/>
          <w:szCs w:val="28"/>
          <w:highlight w:val="white"/>
        </w:rPr>
        <w:t xml:space="preserve"> at different </w:t>
      </w:r>
      <w:del w:id="123" w:author="Chao TANG" w:date="2023-07-08T21:21:00Z">
        <w:r w:rsidDel="00940016">
          <w:rPr>
            <w:sz w:val="28"/>
            <w:szCs w:val="28"/>
            <w:highlight w:val="white"/>
          </w:rPr>
          <w:delText>altitude</w:delText>
        </w:r>
      </w:del>
      <w:ins w:id="124" w:author="Chao TANG" w:date="2023-07-08T21:21:00Z">
        <w:r w:rsidR="00940016">
          <w:rPr>
            <w:sz w:val="28"/>
            <w:szCs w:val="28"/>
            <w:highlight w:val="white"/>
          </w:rPr>
          <w:t>altitudes</w:t>
        </w:r>
      </w:ins>
      <w:r>
        <w:rPr>
          <w:sz w:val="28"/>
          <w:szCs w:val="28"/>
          <w:highlight w:val="white"/>
        </w:rPr>
        <w:t xml:space="preserve"> z (m).</w:t>
      </w:r>
    </w:p>
    <w:p w14:paraId="7D5D93FB" w14:textId="77777777" w:rsidR="00CB195D" w:rsidRPr="00EA01B8" w:rsidRDefault="00000000">
      <w:pPr>
        <w:shd w:val="clear" w:color="auto" w:fill="FFFFFF"/>
        <w:spacing w:before="240" w:after="240"/>
        <w:jc w:val="center"/>
        <w:rPr>
          <w:sz w:val="28"/>
          <w:szCs w:val="28"/>
          <w:highlight w:val="white"/>
          <w:lang w:val="de-DE"/>
        </w:rPr>
      </w:pPr>
      <w:r w:rsidRPr="00EA01B8">
        <w:rPr>
          <w:sz w:val="28"/>
          <w:szCs w:val="28"/>
          <w:highlight w:val="white"/>
          <w:lang w:val="de-DE"/>
        </w:rPr>
        <w:t>V(z)=</w:t>
      </w:r>
      <w:proofErr w:type="gramStart"/>
      <w:r w:rsidRPr="00EA01B8">
        <w:rPr>
          <w:sz w:val="28"/>
          <w:szCs w:val="28"/>
          <w:highlight w:val="white"/>
          <w:lang w:val="de-DE"/>
        </w:rPr>
        <w:t>V(</w:t>
      </w:r>
      <w:proofErr w:type="gramEnd"/>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oMath>
      <w:r w:rsidRPr="00EA01B8">
        <w:rPr>
          <w:sz w:val="28"/>
          <w:szCs w:val="28"/>
          <w:highlight w:val="white"/>
          <w:lang w:val="de-DE"/>
        </w:rPr>
        <w:t>)</w:t>
      </w:r>
      <m:oMath>
        <m:d>
          <m:dPr>
            <m:ctrlPr>
              <w:rPr>
                <w:rFonts w:ascii="Cambria Math" w:hAnsi="Cambria Math"/>
              </w:rPr>
            </m:ctrlPr>
          </m:dPr>
          <m:e>
            <m:f>
              <m:fPr>
                <m:ctrlPr>
                  <w:rPr>
                    <w:rFonts w:ascii="Cambria Math" w:hAnsi="Cambria Math"/>
                    <w:sz w:val="28"/>
                    <w:szCs w:val="28"/>
                    <w:highlight w:val="white"/>
                  </w:rPr>
                </m:ctrlPr>
              </m:fPr>
              <m:num>
                <m:r>
                  <w:rPr>
                    <w:rFonts w:ascii="Cambria Math" w:hAnsi="Cambria Math"/>
                    <w:sz w:val="28"/>
                    <w:szCs w:val="28"/>
                    <w:highlight w:val="white"/>
                  </w:rPr>
                  <m:t>ln</m:t>
                </m:r>
                <m:r>
                  <w:rPr>
                    <w:rFonts w:ascii="Cambria Math" w:hAnsi="Cambria Math"/>
                    <w:sz w:val="28"/>
                    <w:szCs w:val="28"/>
                    <w:highlight w:val="white"/>
                    <w:lang w:val="de-DE"/>
                  </w:rPr>
                  <m:t>(</m:t>
                </m:r>
                <m:sSub>
                  <m:sSubPr>
                    <m:ctrlPr>
                      <w:rPr>
                        <w:rFonts w:ascii="Cambria Math" w:hAnsi="Cambria Math"/>
                        <w:sz w:val="28"/>
                        <w:szCs w:val="28"/>
                        <w:highlight w:val="white"/>
                      </w:rPr>
                    </m:ctrlPr>
                  </m:sSubPr>
                  <m:e>
                    <m:r>
                      <w:rPr>
                        <w:rFonts w:ascii="Cambria Math" w:hAnsi="Cambria Math"/>
                        <w:sz w:val="28"/>
                        <w:szCs w:val="28"/>
                        <w:highlight w:val="white"/>
                      </w:rPr>
                      <m:t>z</m:t>
                    </m:r>
                  </m:e>
                  <m:sub/>
                </m:sSub>
                <m:r>
                  <w:rPr>
                    <w:rFonts w:ascii="Cambria Math" w:hAnsi="Cambria Math"/>
                    <w:sz w:val="28"/>
                    <w:szCs w:val="28"/>
                    <w:highlight w:val="white"/>
                    <w:lang w:val="de-DE"/>
                  </w:rPr>
                  <m:t>/</m:t>
                </m:r>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lang w:val="de-DE"/>
                      </w:rPr>
                      <m:t>0</m:t>
                    </m:r>
                  </m:sub>
                </m:sSub>
                <m:r>
                  <w:rPr>
                    <w:rFonts w:ascii="Cambria Math" w:hAnsi="Cambria Math"/>
                    <w:sz w:val="28"/>
                    <w:szCs w:val="28"/>
                    <w:highlight w:val="white"/>
                    <w:lang w:val="de-DE"/>
                  </w:rPr>
                  <m:t>)</m:t>
                </m:r>
              </m:num>
              <m:den>
                <m:r>
                  <w:rPr>
                    <w:rFonts w:ascii="Cambria Math" w:hAnsi="Cambria Math"/>
                    <w:sz w:val="28"/>
                    <w:szCs w:val="28"/>
                    <w:highlight w:val="white"/>
                  </w:rPr>
                  <m:t>ln</m:t>
                </m:r>
                <m:r>
                  <w:rPr>
                    <w:rFonts w:ascii="Cambria Math" w:hAnsi="Cambria Math"/>
                    <w:sz w:val="28"/>
                    <w:szCs w:val="28"/>
                    <w:highlight w:val="white"/>
                    <w:lang w:val="de-DE"/>
                  </w:rPr>
                  <m:t>(</m:t>
                </m:r>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r>
                  <w:rPr>
                    <w:rFonts w:ascii="Cambria Math" w:hAnsi="Cambria Math"/>
                    <w:sz w:val="28"/>
                    <w:szCs w:val="28"/>
                    <w:highlight w:val="white"/>
                    <w:lang w:val="de-DE"/>
                  </w:rPr>
                  <m:t>/</m:t>
                </m:r>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lang w:val="de-DE"/>
                      </w:rPr>
                      <m:t>0</m:t>
                    </m:r>
                  </m:sub>
                </m:sSub>
                <m:r>
                  <w:rPr>
                    <w:rFonts w:ascii="Cambria Math" w:hAnsi="Cambria Math"/>
                    <w:sz w:val="28"/>
                    <w:szCs w:val="28"/>
                    <w:highlight w:val="white"/>
                    <w:lang w:val="de-DE"/>
                  </w:rPr>
                  <m:t>)</m:t>
                </m:r>
              </m:den>
            </m:f>
          </m:e>
        </m:d>
      </m:oMath>
      <w:r w:rsidRPr="00EA01B8">
        <w:rPr>
          <w:sz w:val="28"/>
          <w:szCs w:val="28"/>
          <w:highlight w:val="white"/>
          <w:lang w:val="de-DE"/>
        </w:rPr>
        <w:t xml:space="preserve">                            (3)</w:t>
      </w:r>
    </w:p>
    <w:p w14:paraId="0A02FE9F" w14:textId="1C1F5553" w:rsidR="00CB195D" w:rsidRDefault="00000000">
      <w:pPr>
        <w:shd w:val="clear" w:color="auto" w:fill="FFFFFF"/>
        <w:spacing w:before="240" w:after="240"/>
        <w:jc w:val="both"/>
        <w:rPr>
          <w:sz w:val="28"/>
          <w:szCs w:val="28"/>
          <w:highlight w:val="white"/>
        </w:rPr>
      </w:pPr>
      <w:r>
        <w:rPr>
          <w:sz w:val="28"/>
          <w:szCs w:val="28"/>
          <w:highlight w:val="white"/>
        </w:rPr>
        <w:t xml:space="preserve">Where </w:t>
      </w:r>
      <m:oMath>
        <m:r>
          <w:rPr>
            <w:rFonts w:ascii="Cambria Math" w:hAnsi="Cambria Math"/>
            <w:sz w:val="28"/>
            <w:szCs w:val="28"/>
            <w:highlight w:val="white"/>
          </w:rPr>
          <m:t xml:space="preserve">V(z) </m:t>
        </m:r>
      </m:oMath>
      <w:r>
        <w:rPr>
          <w:sz w:val="28"/>
          <w:szCs w:val="28"/>
          <w:highlight w:val="white"/>
        </w:rPr>
        <w:t xml:space="preserve">is the wind speed at desired height (m/s), </w:t>
      </w:r>
      <m:oMath>
        <m:r>
          <w:rPr>
            <w:rFonts w:ascii="Cambria Math" w:hAnsi="Cambria Math"/>
            <w:sz w:val="28"/>
            <w:szCs w:val="28"/>
            <w:highlight w:val="white"/>
          </w:rPr>
          <m:t>V(</m:t>
        </m:r>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r>
          <w:rPr>
            <w:rFonts w:ascii="Cambria Math" w:hAnsi="Cambria Math"/>
            <w:sz w:val="28"/>
            <w:szCs w:val="28"/>
            <w:highlight w:val="white"/>
          </w:rPr>
          <m:t xml:space="preserve">) </m:t>
        </m:r>
      </m:oMath>
      <w:r>
        <w:rPr>
          <w:sz w:val="28"/>
          <w:szCs w:val="28"/>
          <w:highlight w:val="white"/>
        </w:rPr>
        <w:t xml:space="preserve">is the reference wind speed at height </w:t>
      </w:r>
      <w:del w:id="125" w:author="Chao TANG" w:date="2023-07-08T21:21:00Z">
        <w:r w:rsidDel="00940016">
          <w:rPr>
            <w:sz w:val="28"/>
            <w:szCs w:val="28"/>
            <w:highlight w:val="white"/>
          </w:rPr>
          <w:delText xml:space="preserve"> </w:delText>
        </w:r>
      </w:del>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oMath>
      <w:r>
        <w:rPr>
          <w:sz w:val="28"/>
          <w:szCs w:val="28"/>
          <w:highlight w:val="white"/>
        </w:rPr>
        <w:t xml:space="preserve">(m), z(m)is the desired height, </w:t>
      </w:r>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oMath>
      <w:r>
        <w:rPr>
          <w:sz w:val="28"/>
          <w:szCs w:val="28"/>
          <w:highlight w:val="white"/>
        </w:rPr>
        <w:t xml:space="preserve">  is the height of the station in relation to the ground</w:t>
      </w:r>
      <w:del w:id="126" w:author="Chao TANG" w:date="2023-07-08T21:21:00Z">
        <w:r w:rsidDel="00940016">
          <w:rPr>
            <w:sz w:val="28"/>
            <w:szCs w:val="28"/>
            <w:highlight w:val="white"/>
          </w:rPr>
          <w:delText xml:space="preserve"> </w:delText>
        </w:r>
      </w:del>
      <w:r>
        <w:rPr>
          <w:sz w:val="28"/>
          <w:szCs w:val="28"/>
          <w:highlight w:val="white"/>
        </w:rPr>
        <w:t xml:space="preserve">, in this study we </w:t>
      </w:r>
      <w:proofErr w:type="gramStart"/>
      <w:r>
        <w:rPr>
          <w:sz w:val="28"/>
          <w:szCs w:val="28"/>
          <w:highlight w:val="white"/>
        </w:rPr>
        <w:t>used  (</w:t>
      </w:r>
      <w:proofErr w:type="gramEnd"/>
      <m:oMath>
        <m:sSub>
          <m:sSubPr>
            <m:ctrlPr>
              <w:rPr>
                <w:rFonts w:ascii="Cambria Math" w:hAnsi="Cambria Math"/>
                <w:sz w:val="28"/>
                <w:szCs w:val="28"/>
                <w:highlight w:val="white"/>
              </w:rPr>
            </m:ctrlPr>
          </m:sSubPr>
          <m:e>
            <m:r>
              <w:rPr>
                <w:rFonts w:ascii="Cambria Math" w:hAnsi="Cambria Math"/>
                <w:sz w:val="28"/>
                <w:szCs w:val="28"/>
                <w:highlight w:val="white"/>
              </w:rPr>
              <m:t>z</m:t>
            </m:r>
          </m:e>
          <m:sub>
            <m:r>
              <w:rPr>
                <w:rFonts w:ascii="Cambria Math" w:hAnsi="Cambria Math"/>
                <w:sz w:val="28"/>
                <w:szCs w:val="28"/>
                <w:highlight w:val="white"/>
              </w:rPr>
              <m:t>r</m:t>
            </m:r>
          </m:sub>
        </m:sSub>
      </m:oMath>
      <w:r>
        <w:rPr>
          <w:sz w:val="28"/>
          <w:szCs w:val="28"/>
          <w:highlight w:val="white"/>
        </w:rPr>
        <w:t>=10).</w:t>
      </w:r>
    </w:p>
    <w:p w14:paraId="2FEEC5BF" w14:textId="77777777" w:rsidR="00CB195D" w:rsidRDefault="00000000">
      <w:pPr>
        <w:shd w:val="clear" w:color="auto" w:fill="FFFFFF"/>
        <w:spacing w:before="240" w:after="240"/>
        <w:jc w:val="both"/>
        <w:rPr>
          <w:b/>
          <w:sz w:val="28"/>
          <w:szCs w:val="28"/>
          <w:highlight w:val="white"/>
        </w:rPr>
      </w:pPr>
      <w:r>
        <w:rPr>
          <w:b/>
          <w:sz w:val="28"/>
          <w:szCs w:val="28"/>
          <w:highlight w:val="white"/>
        </w:rPr>
        <w:lastRenderedPageBreak/>
        <w:t>3.2 Weibull frequency distribution</w:t>
      </w:r>
    </w:p>
    <w:p w14:paraId="7624FBC3" w14:textId="3CEB1FDE" w:rsidR="00CB195D" w:rsidRDefault="00000000">
      <w:pPr>
        <w:shd w:val="clear" w:color="auto" w:fill="FFFFFF"/>
        <w:spacing w:before="240" w:after="240"/>
        <w:jc w:val="both"/>
        <w:rPr>
          <w:sz w:val="28"/>
          <w:szCs w:val="28"/>
          <w:highlight w:val="white"/>
        </w:rPr>
      </w:pPr>
      <w:r>
        <w:rPr>
          <w:sz w:val="28"/>
          <w:szCs w:val="28"/>
          <w:highlight w:val="white"/>
        </w:rPr>
        <w:t xml:space="preserve">Probability density functions (PDFs) are mostly used to describe the </w:t>
      </w:r>
      <w:del w:id="127" w:author="Chao TANG" w:date="2023-07-08T21:21:00Z">
        <w:r w:rsidDel="00940016">
          <w:rPr>
            <w:sz w:val="28"/>
            <w:szCs w:val="28"/>
            <w:highlight w:val="white"/>
          </w:rPr>
          <w:delText>distribution  wind</w:delText>
        </w:r>
      </w:del>
      <w:ins w:id="128" w:author="Chao TANG" w:date="2023-07-08T21:21:00Z">
        <w:r w:rsidR="00940016">
          <w:rPr>
            <w:sz w:val="28"/>
            <w:szCs w:val="28"/>
            <w:highlight w:val="white"/>
          </w:rPr>
          <w:t>distribution wind</w:t>
        </w:r>
      </w:ins>
      <w:r>
        <w:rPr>
          <w:sz w:val="28"/>
          <w:szCs w:val="28"/>
          <w:highlight w:val="white"/>
        </w:rPr>
        <w:t xml:space="preserve"> speed in order to choose the best turbines for a specific region. The </w:t>
      </w:r>
      <w:proofErr w:type="spellStart"/>
      <w:r>
        <w:rPr>
          <w:sz w:val="28"/>
          <w:szCs w:val="28"/>
          <w:highlight w:val="white"/>
        </w:rPr>
        <w:t>weibull</w:t>
      </w:r>
      <w:proofErr w:type="spellEnd"/>
      <w:r>
        <w:rPr>
          <w:sz w:val="28"/>
          <w:szCs w:val="28"/>
          <w:highlight w:val="white"/>
        </w:rPr>
        <w:t xml:space="preserve"> distribution is often a good approximation for the wind speed distribution, </w:t>
      </w:r>
      <w:del w:id="129" w:author="Chao TANG" w:date="2023-07-08T21:21:00Z">
        <w:r w:rsidDel="00940016">
          <w:rPr>
            <w:sz w:val="28"/>
            <w:szCs w:val="28"/>
            <w:highlight w:val="white"/>
          </w:rPr>
          <w:delText>in  different</w:delText>
        </w:r>
      </w:del>
      <w:ins w:id="130" w:author="Chao TANG" w:date="2023-07-08T21:21:00Z">
        <w:r w:rsidR="00940016">
          <w:rPr>
            <w:sz w:val="28"/>
            <w:szCs w:val="28"/>
            <w:highlight w:val="white"/>
          </w:rPr>
          <w:t>in different</w:t>
        </w:r>
      </w:ins>
      <w:r>
        <w:rPr>
          <w:sz w:val="28"/>
          <w:szCs w:val="28"/>
          <w:highlight w:val="white"/>
        </w:rPr>
        <w:t xml:space="preserve"> areas (CITE) used for </w:t>
      </w:r>
      <w:ins w:id="131" w:author="Chao TANG" w:date="2023-07-08T21:21:00Z">
        <w:r w:rsidR="00940016">
          <w:rPr>
            <w:sz w:val="28"/>
            <w:szCs w:val="28"/>
            <w:highlight w:val="white"/>
          </w:rPr>
          <w:t xml:space="preserve">the </w:t>
        </w:r>
      </w:ins>
      <w:r>
        <w:rPr>
          <w:sz w:val="28"/>
          <w:szCs w:val="28"/>
          <w:highlight w:val="white"/>
        </w:rPr>
        <w:t xml:space="preserve">estimation of </w:t>
      </w:r>
      <w:del w:id="132" w:author="Chao TANG" w:date="2023-07-08T21:21:00Z">
        <w:r w:rsidDel="00940016">
          <w:rPr>
            <w:sz w:val="28"/>
            <w:szCs w:val="28"/>
            <w:highlight w:val="white"/>
          </w:rPr>
          <w:delText>weibull</w:delText>
        </w:r>
      </w:del>
      <w:ins w:id="133" w:author="Chao TANG" w:date="2023-07-08T21:21:00Z">
        <w:r w:rsidR="00940016">
          <w:rPr>
            <w:sz w:val="28"/>
            <w:szCs w:val="28"/>
            <w:highlight w:val="white"/>
          </w:rPr>
          <w:t>Weibull</w:t>
        </w:r>
      </w:ins>
      <w:r>
        <w:rPr>
          <w:sz w:val="28"/>
          <w:szCs w:val="28"/>
          <w:highlight w:val="white"/>
        </w:rPr>
        <w:t xml:space="preserve"> parameters for wind energy analysis. The probability density function requires the two-parameter shape and scale. </w:t>
      </w:r>
      <w:del w:id="134" w:author="Chao TANG" w:date="2023-07-08T21:21:00Z">
        <w:r w:rsidDel="00940016">
          <w:rPr>
            <w:sz w:val="28"/>
            <w:szCs w:val="28"/>
            <w:highlight w:val="white"/>
          </w:rPr>
          <w:delText>The  Weibull</w:delText>
        </w:r>
      </w:del>
      <w:ins w:id="135" w:author="Chao TANG" w:date="2023-07-08T21:21:00Z">
        <w:r w:rsidR="00940016">
          <w:rPr>
            <w:sz w:val="28"/>
            <w:szCs w:val="28"/>
            <w:highlight w:val="white"/>
          </w:rPr>
          <w:t>The Weibull</w:t>
        </w:r>
      </w:ins>
      <w:r>
        <w:rPr>
          <w:sz w:val="28"/>
          <w:szCs w:val="28"/>
          <w:highlight w:val="white"/>
        </w:rPr>
        <w:t xml:space="preserve"> PDFs   and </w:t>
      </w:r>
      <w:proofErr w:type="gramStart"/>
      <w:r>
        <w:rPr>
          <w:sz w:val="28"/>
          <w:szCs w:val="28"/>
          <w:highlight w:val="white"/>
        </w:rPr>
        <w:t>cumulative  distribution</w:t>
      </w:r>
      <w:proofErr w:type="gramEnd"/>
      <w:r>
        <w:rPr>
          <w:sz w:val="28"/>
          <w:szCs w:val="28"/>
          <w:highlight w:val="white"/>
        </w:rPr>
        <w:t xml:space="preserve"> are given by:</w:t>
      </w:r>
    </w:p>
    <w:p w14:paraId="03DB5DB5" w14:textId="77777777" w:rsidR="00CB195D" w:rsidRDefault="00000000">
      <w:pPr>
        <w:shd w:val="clear" w:color="auto" w:fill="FFFFFF"/>
        <w:spacing w:before="240" w:after="240"/>
        <w:jc w:val="center"/>
        <w:rPr>
          <w:sz w:val="24"/>
          <w:szCs w:val="24"/>
          <w:highlight w:val="white"/>
        </w:rPr>
      </w:pPr>
      <m:oMath>
        <m:r>
          <w:rPr>
            <w:rFonts w:ascii="Cambria Math" w:hAnsi="Cambria Math"/>
            <w:sz w:val="24"/>
            <w:szCs w:val="24"/>
            <w:highlight w:val="white"/>
          </w:rPr>
          <m:t>f(V)=</m:t>
        </m:r>
        <m:d>
          <m:dPr>
            <m:ctrlPr>
              <w:rPr>
                <w:rFonts w:ascii="Cambria Math" w:hAnsi="Cambria Math"/>
                <w:sz w:val="24"/>
                <w:szCs w:val="24"/>
                <w:highlight w:val="white"/>
              </w:rPr>
            </m:ctrlPr>
          </m:dPr>
          <m:e>
            <m:f>
              <m:fPr>
                <m:ctrlPr>
                  <w:rPr>
                    <w:rFonts w:ascii="Cambria Math" w:hAnsi="Cambria Math"/>
                    <w:sz w:val="24"/>
                    <w:szCs w:val="24"/>
                    <w:highlight w:val="white"/>
                  </w:rPr>
                </m:ctrlPr>
              </m:fPr>
              <m:num>
                <m:r>
                  <w:rPr>
                    <w:rFonts w:ascii="Cambria Math" w:hAnsi="Cambria Math"/>
                    <w:sz w:val="24"/>
                    <w:szCs w:val="24"/>
                    <w:highlight w:val="white"/>
                  </w:rPr>
                  <m:t>k</m:t>
                </m:r>
              </m:num>
              <m:den>
                <m:r>
                  <w:rPr>
                    <w:rFonts w:ascii="Cambria Math" w:hAnsi="Cambria Math"/>
                    <w:sz w:val="24"/>
                    <w:szCs w:val="24"/>
                    <w:highlight w:val="white"/>
                  </w:rPr>
                  <m:t>c</m:t>
                </m:r>
              </m:den>
            </m:f>
          </m:e>
        </m:d>
        <m:sSup>
          <m:sSupPr>
            <m:ctrlPr>
              <w:rPr>
                <w:rFonts w:ascii="Cambria Math" w:hAnsi="Cambria Math"/>
                <w:sz w:val="24"/>
                <w:szCs w:val="24"/>
                <w:highlight w:val="white"/>
              </w:rPr>
            </m:ctrlPr>
          </m:sSupPr>
          <m:e>
            <m:d>
              <m:dPr>
                <m:ctrlPr>
                  <w:rPr>
                    <w:rFonts w:ascii="Cambria Math" w:hAnsi="Cambria Math"/>
                  </w:rPr>
                </m:ctrlPr>
              </m:dPr>
              <m:e>
                <m:f>
                  <m:fPr>
                    <m:ctrlPr>
                      <w:rPr>
                        <w:rFonts w:ascii="Cambria Math" w:hAnsi="Cambria Math"/>
                        <w:sz w:val="24"/>
                        <w:szCs w:val="24"/>
                        <w:highlight w:val="white"/>
                      </w:rPr>
                    </m:ctrlPr>
                  </m:fPr>
                  <m:num>
                    <m:r>
                      <w:rPr>
                        <w:rFonts w:ascii="Cambria Math" w:hAnsi="Cambria Math"/>
                        <w:sz w:val="24"/>
                        <w:szCs w:val="24"/>
                        <w:highlight w:val="white"/>
                      </w:rPr>
                      <m:t>V</m:t>
                    </m:r>
                  </m:num>
                  <m:den>
                    <m:r>
                      <w:rPr>
                        <w:rFonts w:ascii="Cambria Math" w:hAnsi="Cambria Math"/>
                        <w:sz w:val="24"/>
                        <w:szCs w:val="24"/>
                        <w:highlight w:val="white"/>
                      </w:rPr>
                      <m:t>c</m:t>
                    </m:r>
                  </m:den>
                </m:f>
              </m:e>
            </m:d>
          </m:e>
          <m:sup>
            <m:r>
              <w:rPr>
                <w:rFonts w:ascii="Cambria Math" w:hAnsi="Cambria Math"/>
                <w:sz w:val="24"/>
                <w:szCs w:val="24"/>
                <w:highlight w:val="white"/>
              </w:rPr>
              <m:t>k-1</m:t>
            </m:r>
          </m:sup>
        </m:sSup>
        <m:r>
          <w:rPr>
            <w:rFonts w:ascii="Cambria Math" w:hAnsi="Cambria Math"/>
            <w:sz w:val="24"/>
            <w:szCs w:val="24"/>
            <w:highlight w:val="white"/>
          </w:rPr>
          <m:t>exp</m:t>
        </m:r>
        <m:d>
          <m:dPr>
            <m:begChr m:val="["/>
            <m:endChr m:val="]"/>
            <m:ctrlPr>
              <w:rPr>
                <w:rFonts w:ascii="Cambria Math" w:hAnsi="Cambria Math"/>
                <w:sz w:val="24"/>
                <w:szCs w:val="24"/>
                <w:highlight w:val="white"/>
              </w:rPr>
            </m:ctrlPr>
          </m:dPr>
          <m:e>
            <m:r>
              <w:rPr>
                <w:rFonts w:ascii="Cambria Math" w:hAnsi="Cambria Math"/>
                <w:sz w:val="24"/>
                <w:szCs w:val="24"/>
                <w:highlight w:val="white"/>
              </w:rPr>
              <m:t>-</m:t>
            </m:r>
            <m:sSup>
              <m:sSupPr>
                <m:ctrlPr>
                  <w:rPr>
                    <w:rFonts w:ascii="Cambria Math" w:hAnsi="Cambria Math"/>
                    <w:sz w:val="24"/>
                    <w:szCs w:val="24"/>
                    <w:highlight w:val="white"/>
                  </w:rPr>
                </m:ctrlPr>
              </m:sSupPr>
              <m:e>
                <m:d>
                  <m:dPr>
                    <m:ctrlPr>
                      <w:rPr>
                        <w:rFonts w:ascii="Cambria Math" w:hAnsi="Cambria Math"/>
                        <w:sz w:val="24"/>
                        <w:szCs w:val="24"/>
                        <w:highlight w:val="white"/>
                      </w:rPr>
                    </m:ctrlPr>
                  </m:dPr>
                  <m:e>
                    <m:f>
                      <m:fPr>
                        <m:ctrlPr>
                          <w:rPr>
                            <w:rFonts w:ascii="Cambria Math" w:hAnsi="Cambria Math"/>
                            <w:sz w:val="24"/>
                            <w:szCs w:val="24"/>
                            <w:highlight w:val="white"/>
                          </w:rPr>
                        </m:ctrlPr>
                      </m:fPr>
                      <m:num>
                        <m:r>
                          <w:rPr>
                            <w:rFonts w:ascii="Cambria Math" w:hAnsi="Cambria Math"/>
                            <w:sz w:val="24"/>
                            <w:szCs w:val="24"/>
                            <w:highlight w:val="white"/>
                          </w:rPr>
                          <m:t>V</m:t>
                        </m:r>
                      </m:num>
                      <m:den>
                        <m:r>
                          <w:rPr>
                            <w:rFonts w:ascii="Cambria Math" w:hAnsi="Cambria Math"/>
                            <w:sz w:val="24"/>
                            <w:szCs w:val="24"/>
                            <w:highlight w:val="white"/>
                          </w:rPr>
                          <m:t>c</m:t>
                        </m:r>
                      </m:den>
                    </m:f>
                  </m:e>
                </m:d>
              </m:e>
              <m:sup>
                <m:r>
                  <w:rPr>
                    <w:rFonts w:ascii="Cambria Math" w:hAnsi="Cambria Math"/>
                    <w:sz w:val="24"/>
                    <w:szCs w:val="24"/>
                    <w:highlight w:val="white"/>
                  </w:rPr>
                  <m:t>k</m:t>
                </m:r>
              </m:sup>
            </m:sSup>
          </m:e>
        </m:d>
      </m:oMath>
      <w:r>
        <w:rPr>
          <w:sz w:val="24"/>
          <w:szCs w:val="24"/>
          <w:highlight w:val="white"/>
        </w:rPr>
        <w:t xml:space="preserve">             (4)</w:t>
      </w:r>
    </w:p>
    <w:p w14:paraId="11A69198" w14:textId="77777777" w:rsidR="00CB195D" w:rsidRDefault="00000000">
      <w:pPr>
        <w:shd w:val="clear" w:color="auto" w:fill="FFFFFF"/>
        <w:spacing w:before="240" w:after="240"/>
        <w:jc w:val="center"/>
        <w:rPr>
          <w:sz w:val="24"/>
          <w:szCs w:val="24"/>
          <w:highlight w:val="white"/>
        </w:rPr>
      </w:pPr>
      <m:oMath>
        <m:r>
          <w:rPr>
            <w:rFonts w:ascii="Cambria Math" w:hAnsi="Cambria Math"/>
            <w:sz w:val="24"/>
            <w:szCs w:val="24"/>
            <w:highlight w:val="white"/>
          </w:rPr>
          <m:t>F(V)=1-exp</m:t>
        </m:r>
        <m:d>
          <m:dPr>
            <m:begChr m:val="["/>
            <m:endChr m:val="]"/>
            <m:ctrlPr>
              <w:rPr>
                <w:rFonts w:ascii="Cambria Math" w:hAnsi="Cambria Math"/>
                <w:sz w:val="24"/>
                <w:szCs w:val="24"/>
                <w:highlight w:val="white"/>
              </w:rPr>
            </m:ctrlPr>
          </m:dPr>
          <m:e>
            <m:r>
              <w:rPr>
                <w:rFonts w:ascii="Cambria Math" w:hAnsi="Cambria Math"/>
                <w:sz w:val="24"/>
                <w:szCs w:val="24"/>
                <w:highlight w:val="white"/>
              </w:rPr>
              <m:t>-</m:t>
            </m:r>
            <m:sSup>
              <m:sSupPr>
                <m:ctrlPr>
                  <w:rPr>
                    <w:rFonts w:ascii="Cambria Math" w:hAnsi="Cambria Math"/>
                    <w:sz w:val="24"/>
                    <w:szCs w:val="24"/>
                    <w:highlight w:val="white"/>
                  </w:rPr>
                </m:ctrlPr>
              </m:sSupPr>
              <m:e>
                <m:d>
                  <m:dPr>
                    <m:ctrlPr>
                      <w:rPr>
                        <w:rFonts w:ascii="Cambria Math" w:hAnsi="Cambria Math"/>
                        <w:sz w:val="24"/>
                        <w:szCs w:val="24"/>
                        <w:highlight w:val="white"/>
                      </w:rPr>
                    </m:ctrlPr>
                  </m:dPr>
                  <m:e>
                    <m:f>
                      <m:fPr>
                        <m:ctrlPr>
                          <w:rPr>
                            <w:rFonts w:ascii="Cambria Math" w:hAnsi="Cambria Math"/>
                            <w:sz w:val="24"/>
                            <w:szCs w:val="24"/>
                            <w:highlight w:val="white"/>
                          </w:rPr>
                        </m:ctrlPr>
                      </m:fPr>
                      <m:num>
                        <m:r>
                          <w:rPr>
                            <w:rFonts w:ascii="Cambria Math" w:hAnsi="Cambria Math"/>
                            <w:sz w:val="24"/>
                            <w:szCs w:val="24"/>
                            <w:highlight w:val="white"/>
                          </w:rPr>
                          <m:t>V</m:t>
                        </m:r>
                      </m:num>
                      <m:den>
                        <m:r>
                          <w:rPr>
                            <w:rFonts w:ascii="Cambria Math" w:hAnsi="Cambria Math"/>
                            <w:sz w:val="24"/>
                            <w:szCs w:val="24"/>
                            <w:highlight w:val="white"/>
                          </w:rPr>
                          <m:t>c</m:t>
                        </m:r>
                      </m:den>
                    </m:f>
                  </m:e>
                </m:d>
              </m:e>
              <m:sup>
                <m:r>
                  <w:rPr>
                    <w:rFonts w:ascii="Cambria Math" w:hAnsi="Cambria Math"/>
                    <w:sz w:val="24"/>
                    <w:szCs w:val="24"/>
                    <w:highlight w:val="white"/>
                  </w:rPr>
                  <m:t>k</m:t>
                </m:r>
              </m:sup>
            </m:sSup>
          </m:e>
        </m:d>
      </m:oMath>
      <w:r>
        <w:rPr>
          <w:sz w:val="24"/>
          <w:szCs w:val="24"/>
          <w:highlight w:val="white"/>
        </w:rPr>
        <w:t xml:space="preserve">                      (5)   </w:t>
      </w:r>
    </w:p>
    <w:p w14:paraId="3E2C2778" w14:textId="515A9194" w:rsidR="00CB195D" w:rsidRDefault="00000000">
      <w:pPr>
        <w:shd w:val="clear" w:color="auto" w:fill="FFFFFF"/>
        <w:spacing w:before="240" w:after="240"/>
        <w:rPr>
          <w:sz w:val="24"/>
          <w:szCs w:val="24"/>
          <w:highlight w:val="white"/>
        </w:rPr>
      </w:pPr>
      <w:r>
        <w:rPr>
          <w:sz w:val="24"/>
          <w:szCs w:val="24"/>
          <w:highlight w:val="white"/>
        </w:rPr>
        <w:t xml:space="preserve">Where, </w:t>
      </w:r>
      <m:oMath>
        <m:r>
          <w:rPr>
            <w:rFonts w:ascii="Cambria Math" w:hAnsi="Cambria Math"/>
            <w:sz w:val="24"/>
            <w:szCs w:val="24"/>
            <w:highlight w:val="white"/>
          </w:rPr>
          <m:t xml:space="preserve">k </m:t>
        </m:r>
      </m:oMath>
      <w:r>
        <w:rPr>
          <w:sz w:val="24"/>
          <w:szCs w:val="24"/>
          <w:highlight w:val="white"/>
        </w:rPr>
        <w:t xml:space="preserve">is </w:t>
      </w:r>
      <w:del w:id="136" w:author="Chao TANG" w:date="2023-07-08T21:22:00Z">
        <w:r w:rsidDel="00940016">
          <w:rPr>
            <w:sz w:val="24"/>
            <w:szCs w:val="24"/>
            <w:highlight w:val="white"/>
          </w:rPr>
          <w:delText>a  shape</w:delText>
        </w:r>
      </w:del>
      <w:ins w:id="137" w:author="Chao TANG" w:date="2023-07-08T21:22:00Z">
        <w:r w:rsidR="00940016">
          <w:rPr>
            <w:sz w:val="24"/>
            <w:szCs w:val="24"/>
            <w:highlight w:val="white"/>
          </w:rPr>
          <w:t>a shape</w:t>
        </w:r>
      </w:ins>
      <w:r>
        <w:rPr>
          <w:sz w:val="24"/>
          <w:szCs w:val="24"/>
          <w:highlight w:val="white"/>
        </w:rPr>
        <w:t xml:space="preserve"> parameter,  </w:t>
      </w:r>
      <m:oMath>
        <m:r>
          <w:rPr>
            <w:rFonts w:ascii="Cambria Math" w:hAnsi="Cambria Math"/>
            <w:sz w:val="24"/>
            <w:szCs w:val="24"/>
            <w:highlight w:val="white"/>
          </w:rPr>
          <m:t xml:space="preserve">c </m:t>
        </m:r>
      </m:oMath>
      <w:r>
        <w:rPr>
          <w:sz w:val="24"/>
          <w:szCs w:val="24"/>
          <w:highlight w:val="white"/>
        </w:rPr>
        <w:t>is a scale parameter in units of wind speed (m/s</w:t>
      </w:r>
      <w:proofErr w:type="gramStart"/>
      <w:r>
        <w:rPr>
          <w:sz w:val="24"/>
          <w:szCs w:val="24"/>
          <w:highlight w:val="white"/>
        </w:rPr>
        <w:t>).The</w:t>
      </w:r>
      <w:proofErr w:type="gramEnd"/>
      <w:r>
        <w:rPr>
          <w:sz w:val="24"/>
          <w:szCs w:val="24"/>
          <w:highlight w:val="white"/>
        </w:rPr>
        <w:t xml:space="preserve"> weibull scale and shape parameters are calculate using</w:t>
      </w:r>
    </w:p>
    <w:p w14:paraId="3EF309B9" w14:textId="77777777" w:rsidR="00CB195D" w:rsidRDefault="00000000">
      <w:pPr>
        <w:shd w:val="clear" w:color="auto" w:fill="FFFFFF"/>
        <w:spacing w:before="240" w:after="240"/>
        <w:jc w:val="center"/>
        <w:rPr>
          <w:sz w:val="24"/>
          <w:szCs w:val="24"/>
          <w:highlight w:val="white"/>
        </w:rPr>
      </w:pPr>
      <m:oMathPara>
        <m:oMath>
          <m:r>
            <w:rPr>
              <w:rFonts w:ascii="Cambria Math" w:hAnsi="Cambria Math"/>
              <w:sz w:val="24"/>
              <w:szCs w:val="24"/>
              <w:highlight w:val="white"/>
            </w:rPr>
            <m:t>k=</m:t>
          </m:r>
          <m:sSup>
            <m:sSupPr>
              <m:ctrlPr>
                <w:rPr>
                  <w:rFonts w:ascii="Cambria Math" w:hAnsi="Cambria Math"/>
                  <w:sz w:val="24"/>
                  <w:szCs w:val="24"/>
                  <w:highlight w:val="white"/>
                </w:rPr>
              </m:ctrlPr>
            </m:sSupPr>
            <m:e>
              <m:d>
                <m:dPr>
                  <m:ctrlPr>
                    <w:rPr>
                      <w:rFonts w:ascii="Cambria Math" w:hAnsi="Cambria Math"/>
                    </w:rPr>
                  </m:ctrlPr>
                </m:dPr>
                <m:e>
                  <m:f>
                    <m:fPr>
                      <m:ctrlPr>
                        <w:rPr>
                          <w:rFonts w:ascii="Cambria Math" w:hAnsi="Cambria Math"/>
                          <w:sz w:val="24"/>
                          <w:szCs w:val="24"/>
                          <w:highlight w:val="white"/>
                        </w:rPr>
                      </m:ctrlPr>
                    </m:fPr>
                    <m:num>
                      <m:sSub>
                        <m:sSubPr>
                          <m:ctrlPr>
                            <w:rPr>
                              <w:rFonts w:ascii="Cambria Math" w:hAnsi="Cambria Math"/>
                              <w:sz w:val="24"/>
                              <w:szCs w:val="24"/>
                              <w:highlight w:val="white"/>
                            </w:rPr>
                          </m:ctrlPr>
                        </m:sSubPr>
                        <m:e>
                          <m:r>
                            <w:rPr>
                              <w:rFonts w:ascii="Cambria Math" w:hAnsi="Cambria Math"/>
                            </w:rPr>
                            <m:t>σ</m:t>
                          </m:r>
                        </m:e>
                        <m:sub>
                          <m:r>
                            <w:rPr>
                              <w:rFonts w:ascii="Cambria Math" w:hAnsi="Cambria Math"/>
                              <w:sz w:val="24"/>
                              <w:szCs w:val="24"/>
                              <w:highlight w:val="white"/>
                            </w:rPr>
                            <m:t>V</m:t>
                          </m:r>
                        </m:sub>
                      </m:sSub>
                    </m:num>
                    <m:den>
                      <m:r>
                        <w:rPr>
                          <w:rFonts w:ascii="Cambria Math" w:hAnsi="Cambria Math"/>
                          <w:sz w:val="24"/>
                          <w:szCs w:val="24"/>
                          <w:highlight w:val="white"/>
                        </w:rPr>
                        <m:t>c</m:t>
                      </m:r>
                    </m:den>
                  </m:f>
                </m:e>
              </m:d>
            </m:e>
            <m:sup>
              <m:r>
                <w:rPr>
                  <w:rFonts w:ascii="Cambria Math" w:hAnsi="Cambria Math"/>
                  <w:sz w:val="24"/>
                  <w:szCs w:val="24"/>
                  <w:highlight w:val="white"/>
                </w:rPr>
                <m:t>-1.086</m:t>
              </m:r>
            </m:sup>
          </m:sSup>
        </m:oMath>
      </m:oMathPara>
    </w:p>
    <w:p w14:paraId="0CC8E3F7" w14:textId="77777777" w:rsidR="00CB195D" w:rsidRDefault="00000000">
      <w:pPr>
        <w:shd w:val="clear" w:color="auto" w:fill="FFFFFF"/>
        <w:spacing w:before="240" w:after="240"/>
        <w:jc w:val="center"/>
        <w:rPr>
          <w:sz w:val="24"/>
          <w:szCs w:val="24"/>
          <w:highlight w:val="white"/>
        </w:rPr>
      </w:pPr>
      <w:r>
        <w:rPr>
          <w:sz w:val="24"/>
          <w:szCs w:val="24"/>
          <w:highlight w:val="white"/>
        </w:rPr>
        <w:t>c=</w:t>
      </w:r>
      <m:oMath>
        <m:f>
          <m:fPr>
            <m:ctrlPr>
              <w:rPr>
                <w:rFonts w:ascii="Cambria Math" w:hAnsi="Cambria Math"/>
                <w:sz w:val="24"/>
                <w:szCs w:val="24"/>
                <w:highlight w:val="white"/>
              </w:rPr>
            </m:ctrlPr>
          </m:fPr>
          <m:num>
            <m:r>
              <w:rPr>
                <w:rFonts w:ascii="Cambria Math" w:hAnsi="Cambria Math"/>
                <w:sz w:val="24"/>
                <w:szCs w:val="24"/>
                <w:highlight w:val="white"/>
              </w:rPr>
              <m:t>V</m:t>
            </m:r>
          </m:num>
          <m:den>
            <m:r>
              <w:rPr>
                <w:rFonts w:ascii="Cambria Math" w:hAnsi="Cambria Math"/>
                <w:sz w:val="24"/>
                <w:szCs w:val="24"/>
                <w:highlight w:val="white"/>
              </w:rPr>
              <m:t>Γ(1+1/k)</m:t>
            </m:r>
          </m:den>
        </m:f>
      </m:oMath>
      <w:r>
        <w:rPr>
          <w:sz w:val="24"/>
          <w:szCs w:val="24"/>
          <w:highlight w:val="white"/>
        </w:rPr>
        <w:t xml:space="preserve"> </w:t>
      </w:r>
    </w:p>
    <w:p w14:paraId="11DE2179" w14:textId="77777777" w:rsidR="00CB195D" w:rsidRDefault="00000000">
      <w:pPr>
        <w:shd w:val="clear" w:color="auto" w:fill="FFFFFF"/>
        <w:spacing w:before="240" w:after="240"/>
        <w:jc w:val="both"/>
        <w:rPr>
          <w:b/>
          <w:sz w:val="28"/>
          <w:szCs w:val="28"/>
          <w:highlight w:val="white"/>
        </w:rPr>
      </w:pPr>
      <w:r>
        <w:rPr>
          <w:b/>
          <w:sz w:val="28"/>
          <w:szCs w:val="28"/>
          <w:highlight w:val="white"/>
        </w:rPr>
        <w:t xml:space="preserve">3.3 </w:t>
      </w:r>
      <w:del w:id="138" w:author="Chao TANG" w:date="2023-07-08T18:29:00Z">
        <w:r w:rsidDel="00E56B14">
          <w:rPr>
            <w:b/>
            <w:sz w:val="28"/>
            <w:szCs w:val="28"/>
            <w:highlight w:val="white"/>
          </w:rPr>
          <w:delText xml:space="preserve"> </w:delText>
        </w:r>
      </w:del>
      <w:r>
        <w:rPr>
          <w:b/>
          <w:sz w:val="28"/>
          <w:szCs w:val="28"/>
          <w:highlight w:val="white"/>
        </w:rPr>
        <w:t>Wind power density (WPD)</w:t>
      </w:r>
    </w:p>
    <w:p w14:paraId="11B6CEEA" w14:textId="3C814F0B" w:rsidR="00CB195D" w:rsidRDefault="00000000">
      <w:pPr>
        <w:shd w:val="clear" w:color="auto" w:fill="FFFFFF"/>
        <w:spacing w:before="240" w:after="240"/>
        <w:jc w:val="both"/>
        <w:rPr>
          <w:sz w:val="24"/>
          <w:szCs w:val="24"/>
          <w:highlight w:val="white"/>
        </w:rPr>
      </w:pPr>
      <w:r>
        <w:rPr>
          <w:sz w:val="24"/>
          <w:szCs w:val="24"/>
          <w:highlight w:val="white"/>
        </w:rPr>
        <w:t xml:space="preserve">The wind power </w:t>
      </w:r>
      <w:del w:id="139" w:author="Chao TANG" w:date="2023-07-08T21:22:00Z">
        <w:r w:rsidDel="00940016">
          <w:rPr>
            <w:sz w:val="24"/>
            <w:szCs w:val="24"/>
            <w:highlight w:val="white"/>
          </w:rPr>
          <w:delText>generated  by</w:delText>
        </w:r>
      </w:del>
      <w:ins w:id="140" w:author="Chao TANG" w:date="2023-07-08T21:22:00Z">
        <w:r w:rsidR="00940016">
          <w:rPr>
            <w:sz w:val="24"/>
            <w:szCs w:val="24"/>
            <w:highlight w:val="white"/>
          </w:rPr>
          <w:t>generated by</w:t>
        </w:r>
      </w:ins>
      <w:r>
        <w:rPr>
          <w:sz w:val="24"/>
          <w:szCs w:val="24"/>
          <w:highlight w:val="white"/>
        </w:rPr>
        <w:t xml:space="preserve"> wind turbines is related to the cube of wind speed (v) and air density (</w:t>
      </w:r>
      <m:oMath>
        <m:r>
          <w:rPr>
            <w:rFonts w:ascii="Cambria Math" w:hAnsi="Cambria Math"/>
          </w:rPr>
          <m:t>ρ</m:t>
        </m:r>
      </m:oMath>
      <w:r>
        <w:rPr>
          <w:sz w:val="24"/>
          <w:szCs w:val="24"/>
          <w:highlight w:val="white"/>
        </w:rPr>
        <w:t xml:space="preserve">).  WPD is the one considered to determine the wind energy for any location other than </w:t>
      </w:r>
      <w:del w:id="141" w:author="Chao TANG" w:date="2023-07-08T21:22:00Z">
        <w:r w:rsidDel="00940016">
          <w:rPr>
            <w:sz w:val="24"/>
            <w:szCs w:val="24"/>
            <w:highlight w:val="white"/>
          </w:rPr>
          <w:delText>the  wind</w:delText>
        </w:r>
      </w:del>
      <w:ins w:id="142" w:author="Chao TANG" w:date="2023-07-08T21:22:00Z">
        <w:r w:rsidR="00940016">
          <w:rPr>
            <w:sz w:val="24"/>
            <w:szCs w:val="24"/>
            <w:highlight w:val="white"/>
          </w:rPr>
          <w:t>the wind</w:t>
        </w:r>
      </w:ins>
      <w:r>
        <w:rPr>
          <w:sz w:val="24"/>
          <w:szCs w:val="24"/>
          <w:highlight w:val="white"/>
        </w:rPr>
        <w:t xml:space="preserve"> speed. </w:t>
      </w:r>
    </w:p>
    <w:p w14:paraId="2D2CA413" w14:textId="77777777" w:rsidR="00CB195D" w:rsidRDefault="00000000">
      <w:pPr>
        <w:shd w:val="clear" w:color="auto" w:fill="FFFFFF"/>
        <w:spacing w:before="240" w:after="240"/>
        <w:jc w:val="both"/>
        <w:rPr>
          <w:sz w:val="24"/>
          <w:szCs w:val="24"/>
          <w:highlight w:val="white"/>
        </w:rPr>
      </w:pPr>
      <w:r>
        <w:rPr>
          <w:sz w:val="24"/>
          <w:szCs w:val="24"/>
          <w:highlight w:val="white"/>
        </w:rPr>
        <w:t>The mathematical equation used for calculating the wind power density (WPD).</w:t>
      </w:r>
    </w:p>
    <w:p w14:paraId="249F482B" w14:textId="77777777" w:rsidR="00CB195D" w:rsidRDefault="00000000">
      <w:pPr>
        <w:shd w:val="clear" w:color="auto" w:fill="FFFFFF"/>
        <w:spacing w:before="240" w:after="240"/>
        <w:jc w:val="center"/>
        <w:rPr>
          <w:sz w:val="24"/>
          <w:szCs w:val="24"/>
          <w:highlight w:val="white"/>
        </w:rPr>
      </w:pPr>
      <m:oMath>
        <m:r>
          <w:rPr>
            <w:rFonts w:ascii="Cambria Math" w:hAnsi="Cambria Math"/>
            <w:sz w:val="24"/>
            <w:szCs w:val="24"/>
            <w:highlight w:val="white"/>
          </w:rPr>
          <m:t>WPD=</m:t>
        </m:r>
        <m:f>
          <m:fPr>
            <m:ctrlPr>
              <w:rPr>
                <w:rFonts w:ascii="Cambria Math" w:hAnsi="Cambria Math"/>
                <w:sz w:val="24"/>
                <w:szCs w:val="24"/>
                <w:highlight w:val="white"/>
              </w:rPr>
            </m:ctrlPr>
          </m:fPr>
          <m:num>
            <m:r>
              <w:rPr>
                <w:rFonts w:ascii="Cambria Math" w:hAnsi="Cambria Math"/>
                <w:sz w:val="24"/>
                <w:szCs w:val="24"/>
                <w:highlight w:val="white"/>
              </w:rPr>
              <m:t>1</m:t>
            </m:r>
          </m:num>
          <m:den>
            <m:r>
              <w:rPr>
                <w:rFonts w:ascii="Cambria Math" w:hAnsi="Cambria Math"/>
                <w:sz w:val="24"/>
                <w:szCs w:val="24"/>
                <w:highlight w:val="white"/>
              </w:rPr>
              <m:t>2</m:t>
            </m:r>
          </m:den>
        </m:f>
        <m:r>
          <w:rPr>
            <w:rFonts w:ascii="Cambria Math" w:hAnsi="Cambria Math"/>
          </w:rPr>
          <m:t>ρ</m:t>
        </m:r>
        <m:sSup>
          <m:sSupPr>
            <m:ctrlPr>
              <w:rPr>
                <w:rFonts w:ascii="Cambria Math" w:hAnsi="Cambria Math"/>
                <w:sz w:val="24"/>
                <w:szCs w:val="24"/>
                <w:highlight w:val="white"/>
              </w:rPr>
            </m:ctrlPr>
          </m:sSupPr>
          <m:e>
            <m:r>
              <w:rPr>
                <w:rFonts w:ascii="Cambria Math" w:hAnsi="Cambria Math"/>
                <w:sz w:val="24"/>
                <w:szCs w:val="24"/>
                <w:highlight w:val="white"/>
              </w:rPr>
              <m:t>V</m:t>
            </m:r>
          </m:e>
          <m:sup>
            <m:r>
              <w:rPr>
                <w:rFonts w:ascii="Cambria Math" w:hAnsi="Cambria Math"/>
                <w:sz w:val="24"/>
                <w:szCs w:val="24"/>
                <w:highlight w:val="white"/>
              </w:rPr>
              <m:t>3</m:t>
            </m:r>
          </m:sup>
        </m:sSup>
        <m:sSup>
          <m:sSupPr>
            <m:ctrlPr>
              <w:rPr>
                <w:rFonts w:ascii="Cambria Math" w:hAnsi="Cambria Math"/>
                <w:sz w:val="24"/>
                <w:szCs w:val="24"/>
                <w:highlight w:val="white"/>
              </w:rPr>
            </m:ctrlPr>
          </m:sSupPr>
          <m:e/>
          <m:sup/>
        </m:sSup>
        <m:sSup>
          <m:sSupPr>
            <m:ctrlPr>
              <w:rPr>
                <w:rFonts w:ascii="Cambria Math" w:hAnsi="Cambria Math"/>
              </w:rPr>
            </m:ctrlPr>
          </m:sSupPr>
          <m:e/>
          <m:sup/>
        </m:sSup>
      </m:oMath>
      <w:r>
        <w:rPr>
          <w:sz w:val="24"/>
          <w:szCs w:val="24"/>
          <w:highlight w:val="white"/>
        </w:rPr>
        <w:t xml:space="preserve">                                 (4)</w:t>
      </w:r>
    </w:p>
    <w:p w14:paraId="0DA0563E" w14:textId="36A6909D" w:rsidR="00CB195D" w:rsidRDefault="00000000">
      <w:pPr>
        <w:shd w:val="clear" w:color="auto" w:fill="FFFFFF"/>
        <w:spacing w:before="240" w:after="240"/>
        <w:rPr>
          <w:sz w:val="24"/>
          <w:szCs w:val="24"/>
          <w:highlight w:val="white"/>
        </w:rPr>
      </w:pPr>
      <w:r>
        <w:rPr>
          <w:sz w:val="24"/>
          <w:szCs w:val="24"/>
          <w:highlight w:val="white"/>
        </w:rPr>
        <w:t xml:space="preserve">Where  </w:t>
      </w:r>
      <m:oMath>
        <m:r>
          <w:rPr>
            <w:rFonts w:ascii="Cambria Math" w:hAnsi="Cambria Math"/>
            <w:sz w:val="24"/>
            <w:szCs w:val="24"/>
            <w:highlight w:val="white"/>
          </w:rPr>
          <m:t>V</m:t>
        </m:r>
      </m:oMath>
      <w:r>
        <w:rPr>
          <w:sz w:val="24"/>
          <w:szCs w:val="24"/>
          <w:highlight w:val="white"/>
        </w:rPr>
        <w:t xml:space="preserve"> is the wind speed in m/s, and</w:t>
      </w:r>
      <w:del w:id="143" w:author="Chao TANG" w:date="2023-07-08T21:22:00Z">
        <w:r w:rsidDel="00940016">
          <w:rPr>
            <w:sz w:val="24"/>
            <w:szCs w:val="24"/>
            <w:highlight w:val="white"/>
          </w:rPr>
          <w:delText xml:space="preserve"> </w:delText>
        </w:r>
      </w:del>
      <m:oMath>
        <m:r>
          <w:rPr>
            <w:rFonts w:ascii="Cambria Math" w:hAnsi="Cambria Math"/>
            <w:sz w:val="24"/>
            <w:szCs w:val="24"/>
            <w:highlight w:val="white"/>
          </w:rPr>
          <m:t xml:space="preserve"> ρ </m:t>
        </m:r>
      </m:oMath>
      <w:r>
        <w:rPr>
          <w:sz w:val="24"/>
          <w:szCs w:val="24"/>
          <w:highlight w:val="white"/>
        </w:rPr>
        <w:t xml:space="preserve"> is the air density </w:t>
      </w:r>
      <w:del w:id="144" w:author="Chao TANG" w:date="2023-07-08T21:22:00Z">
        <w:r w:rsidDel="00940016">
          <w:rPr>
            <w:sz w:val="24"/>
            <w:szCs w:val="24"/>
            <w:highlight w:val="white"/>
          </w:rPr>
          <w:delText xml:space="preserve">in  </w:delText>
        </w:r>
      </w:del>
      <w:ins w:id="145" w:author="Chao TANG" w:date="2023-07-08T21:22:00Z">
        <w:r w:rsidR="00940016">
          <w:rPr>
            <w:sz w:val="24"/>
            <w:szCs w:val="24"/>
            <w:highlight w:val="white"/>
          </w:rPr>
          <w:t>in</w:t>
        </w:r>
        <w:r w:rsidR="00940016">
          <w:rPr>
            <w:sz w:val="24"/>
            <w:szCs w:val="24"/>
            <w:highlight w:val="white"/>
          </w:rPr>
          <w:t xml:space="preserve"> </w:t>
        </w:r>
      </w:ins>
      <w:r>
        <w:rPr>
          <w:sz w:val="24"/>
          <w:szCs w:val="24"/>
          <w:highlight w:val="white"/>
        </w:rPr>
        <w:t>kg/</w:t>
      </w:r>
      <m:oMath>
        <m:sSup>
          <m:sSupPr>
            <m:ctrlPr>
              <w:rPr>
                <w:rFonts w:ascii="Cambria Math" w:hAnsi="Cambria Math"/>
                <w:sz w:val="24"/>
                <w:szCs w:val="24"/>
                <w:highlight w:val="white"/>
              </w:rPr>
            </m:ctrlPr>
          </m:sSupPr>
          <m:e>
            <m:r>
              <w:rPr>
                <w:rFonts w:ascii="Cambria Math" w:hAnsi="Cambria Math"/>
                <w:sz w:val="24"/>
                <w:szCs w:val="24"/>
                <w:highlight w:val="white"/>
              </w:rPr>
              <m:t>m</m:t>
            </m:r>
          </m:e>
          <m:sup>
            <m:r>
              <w:rPr>
                <w:rFonts w:ascii="Cambria Math" w:hAnsi="Cambria Math"/>
                <w:sz w:val="24"/>
                <w:szCs w:val="24"/>
                <w:highlight w:val="white"/>
              </w:rPr>
              <m:t>3</m:t>
            </m:r>
          </m:sup>
        </m:sSup>
      </m:oMath>
      <w:r>
        <w:rPr>
          <w:sz w:val="24"/>
          <w:szCs w:val="24"/>
          <w:highlight w:val="white"/>
        </w:rPr>
        <w:t>. This study we computed the air density at local and height of interest by using the equation (5):</w:t>
      </w:r>
    </w:p>
    <w:p w14:paraId="5B1939FA" w14:textId="77777777" w:rsidR="00CB195D" w:rsidRDefault="00000000">
      <w:pPr>
        <w:shd w:val="clear" w:color="auto" w:fill="FFFFFF"/>
        <w:spacing w:before="240" w:after="240"/>
        <w:jc w:val="center"/>
        <w:rPr>
          <w:sz w:val="24"/>
          <w:szCs w:val="24"/>
          <w:highlight w:val="white"/>
        </w:rPr>
      </w:pPr>
      <m:oMath>
        <m:r>
          <w:rPr>
            <w:rFonts w:ascii="Cambria Math" w:hAnsi="Cambria Math"/>
          </w:rPr>
          <m:t>ρ</m:t>
        </m:r>
        <m:r>
          <w:rPr>
            <w:rFonts w:ascii="Georgia" w:eastAsia="Georgia" w:hAnsi="Georgia" w:cs="Georgia"/>
            <w:color w:val="232629"/>
            <w:sz w:val="23"/>
            <w:szCs w:val="23"/>
            <w:highlight w:val="white"/>
          </w:rPr>
          <m:t>≅</m:t>
        </m:r>
        <m:f>
          <m:fPr>
            <m:ctrlPr>
              <w:rPr>
                <w:rFonts w:ascii="Cambria Math" w:hAnsi="Cambria Math"/>
                <w:sz w:val="24"/>
                <w:szCs w:val="24"/>
                <w:highlight w:val="white"/>
              </w:rPr>
            </m:ctrlPr>
          </m:fPr>
          <m:num>
            <m:r>
              <w:rPr>
                <w:rFonts w:ascii="Cambria Math" w:hAnsi="Cambria Math"/>
                <w:sz w:val="24"/>
                <w:szCs w:val="24"/>
                <w:highlight w:val="white"/>
              </w:rPr>
              <m:t>353.4</m:t>
            </m:r>
            <m:sSup>
              <m:sSupPr>
                <m:ctrlPr>
                  <w:rPr>
                    <w:rFonts w:ascii="Cambria Math" w:hAnsi="Cambria Math"/>
                    <w:sz w:val="24"/>
                    <w:szCs w:val="24"/>
                    <w:highlight w:val="white"/>
                  </w:rPr>
                </m:ctrlPr>
              </m:sSupPr>
              <m:e>
                <m:sSup>
                  <m:sSupPr>
                    <m:ctrlPr>
                      <w:rPr>
                        <w:rFonts w:ascii="Cambria Math" w:hAnsi="Cambria Math"/>
                        <w:sz w:val="24"/>
                        <w:szCs w:val="24"/>
                        <w:highlight w:val="white"/>
                      </w:rPr>
                    </m:ctrlPr>
                  </m:sSupPr>
                  <m:e>
                    <m:d>
                      <m:dPr>
                        <m:ctrlPr>
                          <w:rPr>
                            <w:rFonts w:ascii="Cambria Math" w:hAnsi="Cambria Math"/>
                            <w:sz w:val="24"/>
                            <w:szCs w:val="24"/>
                            <w:highlight w:val="white"/>
                          </w:rPr>
                        </m:ctrlPr>
                      </m:dPr>
                      <m:e>
                        <m:r>
                          <w:rPr>
                            <w:rFonts w:ascii="Cambria Math" w:hAnsi="Cambria Math"/>
                            <w:sz w:val="24"/>
                            <w:szCs w:val="24"/>
                            <w:highlight w:val="white"/>
                          </w:rPr>
                          <m:t>1-</m:t>
                        </m:r>
                        <m:f>
                          <m:fPr>
                            <m:ctrlPr>
                              <w:rPr>
                                <w:rFonts w:ascii="Cambria Math" w:hAnsi="Cambria Math"/>
                                <w:sz w:val="24"/>
                                <w:szCs w:val="24"/>
                                <w:highlight w:val="white"/>
                              </w:rPr>
                            </m:ctrlPr>
                          </m:fPr>
                          <m:num>
                            <m:r>
                              <w:rPr>
                                <w:rFonts w:ascii="Cambria Math" w:hAnsi="Cambria Math"/>
                                <w:sz w:val="24"/>
                                <w:szCs w:val="24"/>
                                <w:highlight w:val="white"/>
                              </w:rPr>
                              <m:t>Z</m:t>
                            </m:r>
                          </m:num>
                          <m:den>
                            <m:r>
                              <w:rPr>
                                <w:rFonts w:ascii="Cambria Math" w:hAnsi="Cambria Math"/>
                                <w:sz w:val="24"/>
                                <w:szCs w:val="24"/>
                                <w:highlight w:val="white"/>
                              </w:rPr>
                              <m:t>45271</m:t>
                            </m:r>
                          </m:den>
                        </m:f>
                      </m:e>
                    </m:d>
                  </m:e>
                  <m:sup>
                    <m:r>
                      <w:rPr>
                        <w:rFonts w:ascii="Cambria Math" w:hAnsi="Cambria Math"/>
                        <w:sz w:val="24"/>
                        <w:szCs w:val="24"/>
                        <w:highlight w:val="white"/>
                      </w:rPr>
                      <m:t>5.2624</m:t>
                    </m:r>
                  </m:sup>
                </m:sSup>
              </m:e>
              <m:sup/>
            </m:sSup>
            <m:sSup>
              <m:sSupPr>
                <m:ctrlPr>
                  <w:rPr>
                    <w:rFonts w:ascii="Cambria Math" w:hAnsi="Cambria Math"/>
                    <w:sz w:val="24"/>
                    <w:szCs w:val="24"/>
                    <w:highlight w:val="white"/>
                  </w:rPr>
                </m:ctrlPr>
              </m:sSupPr>
              <m:e/>
              <m:sup/>
            </m:sSup>
          </m:num>
          <m:den>
            <m:r>
              <w:rPr>
                <w:rFonts w:ascii="Cambria Math" w:hAnsi="Cambria Math"/>
                <w:sz w:val="24"/>
                <w:szCs w:val="24"/>
                <w:highlight w:val="white"/>
              </w:rPr>
              <m:t>273.15+T</m:t>
            </m:r>
          </m:den>
        </m:f>
      </m:oMath>
      <w:r>
        <w:rPr>
          <w:sz w:val="24"/>
          <w:szCs w:val="24"/>
          <w:highlight w:val="white"/>
        </w:rPr>
        <w:t xml:space="preserve">                   (5)</w:t>
      </w:r>
    </w:p>
    <w:p w14:paraId="71D20129" w14:textId="477B1953" w:rsidR="00CB195D" w:rsidRDefault="00000000">
      <w:pPr>
        <w:shd w:val="clear" w:color="auto" w:fill="FFFFFF"/>
        <w:spacing w:before="240" w:after="240"/>
        <w:rPr>
          <w:sz w:val="24"/>
          <w:szCs w:val="24"/>
          <w:highlight w:val="white"/>
        </w:rPr>
      </w:pPr>
      <w:r>
        <w:rPr>
          <w:sz w:val="24"/>
          <w:szCs w:val="24"/>
          <w:highlight w:val="white"/>
        </w:rPr>
        <w:t xml:space="preserve">Where </w:t>
      </w:r>
      <m:oMath>
        <m:r>
          <w:rPr>
            <w:rFonts w:ascii="Cambria Math" w:hAnsi="Cambria Math"/>
            <w:sz w:val="24"/>
            <w:szCs w:val="24"/>
            <w:highlight w:val="white"/>
          </w:rPr>
          <m:t>Z(m)</m:t>
        </m:r>
      </m:oMath>
      <w:r>
        <w:rPr>
          <w:sz w:val="24"/>
          <w:szCs w:val="24"/>
          <w:highlight w:val="white"/>
        </w:rPr>
        <w:t xml:space="preserve"> is the altitude and </w:t>
      </w:r>
      <m:oMath>
        <m:r>
          <w:rPr>
            <w:rFonts w:ascii="Cambria Math" w:hAnsi="Cambria Math"/>
            <w:sz w:val="24"/>
            <w:szCs w:val="24"/>
            <w:highlight w:val="white"/>
          </w:rPr>
          <m:t>T (°C)</m:t>
        </m:r>
      </m:oMath>
      <w:r>
        <w:rPr>
          <w:sz w:val="24"/>
          <w:szCs w:val="24"/>
          <w:highlight w:val="white"/>
        </w:rPr>
        <w:t xml:space="preserve">is the </w:t>
      </w:r>
      <w:del w:id="146" w:author="Chao TANG" w:date="2023-07-08T21:22:00Z">
        <w:r w:rsidDel="00940016">
          <w:rPr>
            <w:sz w:val="24"/>
            <w:szCs w:val="24"/>
            <w:highlight w:val="white"/>
          </w:rPr>
          <w:delText xml:space="preserve">surface  </w:delText>
        </w:r>
      </w:del>
      <w:ins w:id="147" w:author="Chao TANG" w:date="2023-07-08T21:22:00Z">
        <w:r w:rsidR="00940016">
          <w:rPr>
            <w:sz w:val="24"/>
            <w:szCs w:val="24"/>
            <w:highlight w:val="white"/>
          </w:rPr>
          <w:t>surface</w:t>
        </w:r>
        <w:r w:rsidR="00940016">
          <w:rPr>
            <w:sz w:val="24"/>
            <w:szCs w:val="24"/>
            <w:highlight w:val="white"/>
          </w:rPr>
          <w:t xml:space="preserve"> </w:t>
        </w:r>
      </w:ins>
      <w:r>
        <w:rPr>
          <w:sz w:val="24"/>
          <w:szCs w:val="24"/>
          <w:highlight w:val="white"/>
        </w:rPr>
        <w:t>temperature.</w:t>
      </w:r>
    </w:p>
    <w:p w14:paraId="20837DD4" w14:textId="77777777" w:rsidR="00CB195D" w:rsidRDefault="00CB195D">
      <w:pPr>
        <w:shd w:val="clear" w:color="auto" w:fill="FFFFFF"/>
        <w:spacing w:before="240" w:after="240"/>
        <w:rPr>
          <w:sz w:val="24"/>
          <w:szCs w:val="24"/>
          <w:highlight w:val="white"/>
        </w:rPr>
      </w:pPr>
    </w:p>
    <w:p w14:paraId="6F7EF246" w14:textId="77777777" w:rsidR="00CB195D" w:rsidRDefault="00CB195D">
      <w:pPr>
        <w:shd w:val="clear" w:color="auto" w:fill="FFFFFF"/>
        <w:spacing w:before="240" w:after="240"/>
        <w:rPr>
          <w:sz w:val="24"/>
          <w:szCs w:val="24"/>
          <w:highlight w:val="white"/>
        </w:rPr>
      </w:pPr>
    </w:p>
    <w:p w14:paraId="74215379" w14:textId="77777777" w:rsidR="00CB195D" w:rsidRDefault="00CB195D">
      <w:pPr>
        <w:shd w:val="clear" w:color="auto" w:fill="FFFFFF"/>
        <w:spacing w:before="240" w:after="240"/>
        <w:rPr>
          <w:sz w:val="24"/>
          <w:szCs w:val="24"/>
          <w:highlight w:val="white"/>
        </w:rPr>
      </w:pPr>
    </w:p>
    <w:p w14:paraId="3D8C4676" w14:textId="77777777" w:rsidR="00CB195D" w:rsidRDefault="00CB195D">
      <w:pPr>
        <w:shd w:val="clear" w:color="auto" w:fill="FFFFFF"/>
        <w:spacing w:before="240" w:after="240"/>
        <w:rPr>
          <w:sz w:val="24"/>
          <w:szCs w:val="24"/>
          <w:highlight w:val="white"/>
        </w:rPr>
      </w:pPr>
    </w:p>
    <w:p w14:paraId="4978004C" w14:textId="77777777" w:rsidR="00CB195D" w:rsidRDefault="00CB195D">
      <w:pPr>
        <w:shd w:val="clear" w:color="auto" w:fill="FFFFFF"/>
        <w:spacing w:before="240" w:after="240"/>
        <w:rPr>
          <w:sz w:val="24"/>
          <w:szCs w:val="24"/>
          <w:highlight w:val="white"/>
        </w:rPr>
      </w:pPr>
    </w:p>
    <w:p w14:paraId="1BB03EE0" w14:textId="77777777" w:rsidR="00CB195D" w:rsidRDefault="00000000">
      <w:pPr>
        <w:shd w:val="clear" w:color="auto" w:fill="FFFFFF"/>
        <w:spacing w:before="240" w:after="240"/>
        <w:rPr>
          <w:sz w:val="24"/>
          <w:szCs w:val="24"/>
          <w:highlight w:val="white"/>
        </w:rPr>
      </w:pPr>
      <w:r>
        <w:rPr>
          <w:sz w:val="24"/>
          <w:szCs w:val="24"/>
          <w:highlight w:val="white"/>
        </w:rPr>
        <w:t xml:space="preserve">   </w:t>
      </w:r>
    </w:p>
    <w:p w14:paraId="5368D3FE" w14:textId="77777777" w:rsidR="00CB195D" w:rsidRDefault="00CB195D">
      <w:pPr>
        <w:shd w:val="clear" w:color="auto" w:fill="FFFFFF"/>
        <w:spacing w:before="240" w:after="240"/>
        <w:jc w:val="center"/>
        <w:rPr>
          <w:sz w:val="28"/>
          <w:szCs w:val="28"/>
          <w:highlight w:val="white"/>
        </w:rPr>
      </w:pPr>
    </w:p>
    <w:p w14:paraId="77998F16" w14:textId="77777777" w:rsidR="00CB195D" w:rsidRDefault="00CB195D">
      <w:pPr>
        <w:shd w:val="clear" w:color="auto" w:fill="FFFFFF"/>
        <w:spacing w:before="240" w:after="240"/>
        <w:jc w:val="center"/>
        <w:rPr>
          <w:sz w:val="28"/>
          <w:szCs w:val="28"/>
          <w:highlight w:val="white"/>
        </w:rPr>
      </w:pPr>
    </w:p>
    <w:p w14:paraId="59133AB3" w14:textId="77777777" w:rsidR="00CB195D" w:rsidRDefault="00CB195D">
      <w:pPr>
        <w:shd w:val="clear" w:color="auto" w:fill="FFFFFF"/>
        <w:spacing w:before="240" w:after="240"/>
        <w:jc w:val="center"/>
        <w:rPr>
          <w:sz w:val="28"/>
          <w:szCs w:val="28"/>
          <w:highlight w:val="white"/>
        </w:rPr>
      </w:pPr>
    </w:p>
    <w:p w14:paraId="51BFBAAB" w14:textId="77777777" w:rsidR="00CB195D" w:rsidRDefault="00CB195D">
      <w:pPr>
        <w:shd w:val="clear" w:color="auto" w:fill="FFFFFF"/>
        <w:spacing w:before="240" w:after="240"/>
        <w:jc w:val="center"/>
        <w:rPr>
          <w:sz w:val="28"/>
          <w:szCs w:val="28"/>
          <w:highlight w:val="white"/>
        </w:rPr>
      </w:pPr>
    </w:p>
    <w:p w14:paraId="43692390" w14:textId="77777777" w:rsidR="00CB195D" w:rsidRDefault="00000000">
      <w:pPr>
        <w:shd w:val="clear" w:color="auto" w:fill="FFFFFF"/>
        <w:spacing w:before="240" w:after="240"/>
        <w:jc w:val="both"/>
        <w:rPr>
          <w:sz w:val="28"/>
          <w:szCs w:val="28"/>
          <w:highlight w:val="white"/>
        </w:rPr>
      </w:pPr>
      <w:r>
        <w:rPr>
          <w:sz w:val="28"/>
          <w:szCs w:val="28"/>
          <w:highlight w:val="white"/>
        </w:rPr>
        <w:t xml:space="preserve"> </w:t>
      </w:r>
    </w:p>
    <w:p w14:paraId="3386254D" w14:textId="77777777" w:rsidR="00CB195D" w:rsidRDefault="00CB195D">
      <w:pPr>
        <w:shd w:val="clear" w:color="auto" w:fill="FFFFFF"/>
        <w:spacing w:before="240" w:after="240"/>
        <w:rPr>
          <w:sz w:val="28"/>
          <w:szCs w:val="28"/>
          <w:highlight w:val="white"/>
        </w:rPr>
      </w:pPr>
    </w:p>
    <w:p w14:paraId="3C51DA95" w14:textId="77777777" w:rsidR="00CB195D" w:rsidRDefault="00000000">
      <w:pPr>
        <w:shd w:val="clear" w:color="auto" w:fill="FFFFFF"/>
        <w:spacing w:before="240" w:after="240"/>
        <w:jc w:val="both"/>
        <w:rPr>
          <w:sz w:val="28"/>
          <w:szCs w:val="28"/>
          <w:highlight w:val="white"/>
        </w:rPr>
      </w:pPr>
      <w:r>
        <w:rPr>
          <w:sz w:val="28"/>
          <w:szCs w:val="28"/>
          <w:highlight w:val="white"/>
        </w:rPr>
        <w:t xml:space="preserve">      </w:t>
      </w:r>
    </w:p>
    <w:p w14:paraId="2B3B5747" w14:textId="77777777" w:rsidR="00CB195D" w:rsidRDefault="00000000">
      <w:pPr>
        <w:shd w:val="clear" w:color="auto" w:fill="FFFFFF"/>
        <w:spacing w:before="240" w:after="240"/>
        <w:jc w:val="both"/>
        <w:rPr>
          <w:sz w:val="28"/>
          <w:szCs w:val="28"/>
          <w:highlight w:val="white"/>
        </w:rPr>
      </w:pPr>
      <w:r>
        <w:rPr>
          <w:sz w:val="28"/>
          <w:szCs w:val="28"/>
          <w:highlight w:val="white"/>
        </w:rPr>
        <w:t xml:space="preserve">                 </w:t>
      </w:r>
    </w:p>
    <w:p w14:paraId="1E900DC5" w14:textId="77777777" w:rsidR="00CB195D" w:rsidRDefault="00CB195D">
      <w:pPr>
        <w:shd w:val="clear" w:color="auto" w:fill="FFFFFF"/>
        <w:spacing w:before="240" w:after="240"/>
        <w:jc w:val="both"/>
        <w:rPr>
          <w:sz w:val="28"/>
          <w:szCs w:val="28"/>
          <w:highlight w:val="white"/>
        </w:rPr>
      </w:pPr>
    </w:p>
    <w:p w14:paraId="176D0347" w14:textId="77777777" w:rsidR="00CB195D" w:rsidRDefault="00CB195D">
      <w:pPr>
        <w:shd w:val="clear" w:color="auto" w:fill="FFFFFF"/>
        <w:spacing w:before="240" w:after="240"/>
        <w:jc w:val="both"/>
        <w:rPr>
          <w:sz w:val="28"/>
          <w:szCs w:val="28"/>
          <w:highlight w:val="white"/>
        </w:rPr>
      </w:pPr>
    </w:p>
    <w:tbl>
      <w:tblPr>
        <w:tblStyle w:val="a1"/>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8389"/>
        <w:gridCol w:w="640"/>
      </w:tblGrid>
      <w:tr w:rsidR="00CB195D" w14:paraId="62079C73" w14:textId="77777777">
        <w:tc>
          <w:tcPr>
            <w:tcW w:w="8388" w:type="dxa"/>
            <w:shd w:val="clear" w:color="auto" w:fill="auto"/>
            <w:tcMar>
              <w:top w:w="0" w:type="dxa"/>
              <w:left w:w="0" w:type="dxa"/>
              <w:bottom w:w="0" w:type="dxa"/>
              <w:right w:w="0" w:type="dxa"/>
            </w:tcMar>
          </w:tcPr>
          <w:p w14:paraId="4C2383EC" w14:textId="77777777" w:rsidR="00CB195D" w:rsidRDefault="00CB195D">
            <w:pPr>
              <w:widowControl w:val="0"/>
              <w:pBdr>
                <w:top w:val="nil"/>
                <w:left w:val="nil"/>
                <w:bottom w:val="nil"/>
                <w:right w:val="nil"/>
                <w:between w:val="nil"/>
              </w:pBdr>
              <w:rPr>
                <w:b/>
                <w:sz w:val="28"/>
                <w:szCs w:val="28"/>
                <w:highlight w:val="white"/>
              </w:rPr>
            </w:pPr>
          </w:p>
        </w:tc>
        <w:tc>
          <w:tcPr>
            <w:tcW w:w="640" w:type="dxa"/>
            <w:shd w:val="clear" w:color="auto" w:fill="auto"/>
            <w:tcMar>
              <w:top w:w="100" w:type="dxa"/>
              <w:left w:w="100" w:type="dxa"/>
              <w:bottom w:w="100" w:type="dxa"/>
              <w:right w:w="100" w:type="dxa"/>
            </w:tcMar>
            <w:vAlign w:val="center"/>
          </w:tcPr>
          <w:p w14:paraId="0988D95E" w14:textId="77777777" w:rsidR="00CB195D" w:rsidRDefault="00CB195D">
            <w:pPr>
              <w:widowControl w:val="0"/>
              <w:pBdr>
                <w:top w:val="nil"/>
                <w:left w:val="nil"/>
                <w:bottom w:val="nil"/>
                <w:right w:val="nil"/>
                <w:between w:val="nil"/>
              </w:pBdr>
              <w:rPr>
                <w:b/>
                <w:sz w:val="28"/>
                <w:szCs w:val="28"/>
                <w:highlight w:val="white"/>
              </w:rPr>
            </w:pPr>
          </w:p>
        </w:tc>
      </w:tr>
    </w:tbl>
    <w:p w14:paraId="5909D58C" w14:textId="77777777" w:rsidR="00CB195D" w:rsidRDefault="00CB195D">
      <w:pPr>
        <w:shd w:val="clear" w:color="auto" w:fill="FFFFFF"/>
        <w:spacing w:before="240" w:after="240"/>
        <w:jc w:val="both"/>
        <w:rPr>
          <w:b/>
          <w:sz w:val="24"/>
          <w:szCs w:val="24"/>
          <w:highlight w:val="white"/>
        </w:rPr>
      </w:pPr>
    </w:p>
    <w:p w14:paraId="695239AB" w14:textId="77777777" w:rsidR="00CB195D" w:rsidRDefault="00CB195D">
      <w:pPr>
        <w:shd w:val="clear" w:color="auto" w:fill="FFFFFF"/>
        <w:spacing w:before="240" w:after="240"/>
        <w:jc w:val="both"/>
        <w:rPr>
          <w:b/>
          <w:sz w:val="24"/>
          <w:szCs w:val="24"/>
          <w:highlight w:val="white"/>
        </w:rPr>
      </w:pPr>
    </w:p>
    <w:p w14:paraId="127B3ED9" w14:textId="77777777" w:rsidR="00CB195D" w:rsidRDefault="00CB195D">
      <w:pPr>
        <w:shd w:val="clear" w:color="auto" w:fill="FFFFFF"/>
        <w:spacing w:before="240" w:after="240"/>
        <w:jc w:val="both"/>
        <w:rPr>
          <w:b/>
          <w:sz w:val="24"/>
          <w:szCs w:val="24"/>
          <w:highlight w:val="white"/>
        </w:rPr>
      </w:pPr>
    </w:p>
    <w:p w14:paraId="1D26C9A0" w14:textId="77777777" w:rsidR="00CB195D" w:rsidRDefault="00CB195D">
      <w:pPr>
        <w:shd w:val="clear" w:color="auto" w:fill="FFFFFF"/>
        <w:spacing w:before="240" w:after="240"/>
        <w:jc w:val="both"/>
        <w:rPr>
          <w:b/>
          <w:sz w:val="24"/>
          <w:szCs w:val="24"/>
          <w:highlight w:val="white"/>
        </w:rPr>
      </w:pPr>
    </w:p>
    <w:p w14:paraId="7411BAD7" w14:textId="77777777" w:rsidR="00CB195D" w:rsidRDefault="00CB195D">
      <w:pPr>
        <w:shd w:val="clear" w:color="auto" w:fill="FFFFFF"/>
        <w:spacing w:before="240" w:after="240"/>
        <w:jc w:val="both"/>
        <w:rPr>
          <w:b/>
          <w:sz w:val="24"/>
          <w:szCs w:val="24"/>
          <w:highlight w:val="white"/>
        </w:rPr>
      </w:pPr>
    </w:p>
    <w:p w14:paraId="6739C164" w14:textId="77777777" w:rsidR="00CB195D" w:rsidRDefault="00CB195D">
      <w:pPr>
        <w:shd w:val="clear" w:color="auto" w:fill="FFFFFF"/>
        <w:spacing w:before="240" w:after="240"/>
        <w:jc w:val="both"/>
        <w:rPr>
          <w:b/>
          <w:sz w:val="24"/>
          <w:szCs w:val="24"/>
          <w:highlight w:val="white"/>
        </w:rPr>
      </w:pPr>
    </w:p>
    <w:p w14:paraId="2DBCF9C3" w14:textId="77777777" w:rsidR="00CB195D" w:rsidRDefault="00CB195D">
      <w:pPr>
        <w:shd w:val="clear" w:color="auto" w:fill="FFFFFF"/>
        <w:spacing w:before="240" w:after="240"/>
        <w:jc w:val="both"/>
        <w:rPr>
          <w:b/>
          <w:sz w:val="24"/>
          <w:szCs w:val="24"/>
          <w:highlight w:val="white"/>
        </w:rPr>
      </w:pPr>
    </w:p>
    <w:p w14:paraId="45C67EEA" w14:textId="77777777" w:rsidR="00CB195D" w:rsidRDefault="00CB195D">
      <w:pPr>
        <w:shd w:val="clear" w:color="auto" w:fill="FFFFFF"/>
        <w:spacing w:before="240" w:after="240"/>
        <w:jc w:val="both"/>
        <w:rPr>
          <w:b/>
          <w:sz w:val="24"/>
          <w:szCs w:val="24"/>
          <w:highlight w:val="white"/>
        </w:rPr>
      </w:pPr>
    </w:p>
    <w:p w14:paraId="6AFF9F03" w14:textId="77777777" w:rsidR="00CB195D" w:rsidRDefault="00CB195D">
      <w:pPr>
        <w:shd w:val="clear" w:color="auto" w:fill="FFFFFF"/>
        <w:spacing w:before="240" w:after="240"/>
        <w:jc w:val="both"/>
        <w:rPr>
          <w:b/>
          <w:sz w:val="24"/>
          <w:szCs w:val="24"/>
          <w:highlight w:val="white"/>
        </w:rPr>
      </w:pPr>
    </w:p>
    <w:p w14:paraId="6B842548" w14:textId="77777777" w:rsidR="00CB195D" w:rsidRDefault="00CB195D">
      <w:pPr>
        <w:shd w:val="clear" w:color="auto" w:fill="FFFFFF"/>
        <w:spacing w:before="240" w:after="240"/>
        <w:jc w:val="both"/>
        <w:rPr>
          <w:b/>
          <w:sz w:val="24"/>
          <w:szCs w:val="24"/>
          <w:highlight w:val="white"/>
        </w:rPr>
      </w:pPr>
    </w:p>
    <w:p w14:paraId="47972A46" w14:textId="77777777" w:rsidR="00CB195D" w:rsidRDefault="00CB195D">
      <w:pPr>
        <w:shd w:val="clear" w:color="auto" w:fill="FFFFFF"/>
        <w:spacing w:before="240" w:after="240"/>
        <w:jc w:val="both"/>
        <w:rPr>
          <w:b/>
          <w:sz w:val="24"/>
          <w:szCs w:val="24"/>
          <w:highlight w:val="white"/>
        </w:rPr>
      </w:pPr>
    </w:p>
    <w:p w14:paraId="0D3DA7A9" w14:textId="77777777" w:rsidR="00CB195D" w:rsidRDefault="00CB195D">
      <w:pPr>
        <w:shd w:val="clear" w:color="auto" w:fill="FFFFFF"/>
        <w:spacing w:before="240" w:after="240"/>
        <w:jc w:val="both"/>
        <w:rPr>
          <w:b/>
          <w:sz w:val="24"/>
          <w:szCs w:val="24"/>
          <w:highlight w:val="white"/>
        </w:rPr>
      </w:pPr>
    </w:p>
    <w:p w14:paraId="1155A4E9" w14:textId="77777777" w:rsidR="00CB195D" w:rsidRDefault="00CB195D">
      <w:pPr>
        <w:shd w:val="clear" w:color="auto" w:fill="FFFFFF"/>
        <w:spacing w:before="240" w:after="240"/>
        <w:jc w:val="both"/>
        <w:rPr>
          <w:b/>
          <w:sz w:val="24"/>
          <w:szCs w:val="24"/>
          <w:highlight w:val="white"/>
        </w:rPr>
      </w:pPr>
    </w:p>
    <w:p w14:paraId="1DA4400F" w14:textId="77777777" w:rsidR="00CB195D" w:rsidRDefault="00CB195D">
      <w:pPr>
        <w:shd w:val="clear" w:color="auto" w:fill="FFFFFF"/>
        <w:spacing w:before="240" w:after="240"/>
        <w:jc w:val="both"/>
        <w:rPr>
          <w:b/>
          <w:sz w:val="24"/>
          <w:szCs w:val="24"/>
          <w:highlight w:val="white"/>
        </w:rPr>
      </w:pPr>
    </w:p>
    <w:p w14:paraId="413A48E1" w14:textId="77777777" w:rsidR="00CB195D" w:rsidRDefault="00CB195D">
      <w:pPr>
        <w:shd w:val="clear" w:color="auto" w:fill="FFFFFF"/>
        <w:spacing w:before="240" w:after="240"/>
        <w:jc w:val="both"/>
        <w:rPr>
          <w:b/>
          <w:sz w:val="24"/>
          <w:szCs w:val="24"/>
          <w:highlight w:val="white"/>
        </w:rPr>
      </w:pPr>
    </w:p>
    <w:p w14:paraId="740AB9E0" w14:textId="77777777" w:rsidR="00CB195D" w:rsidRDefault="00CB195D">
      <w:pPr>
        <w:shd w:val="clear" w:color="auto" w:fill="FFFFFF"/>
        <w:spacing w:before="240" w:after="240"/>
        <w:jc w:val="both"/>
        <w:rPr>
          <w:b/>
          <w:sz w:val="24"/>
          <w:szCs w:val="24"/>
          <w:highlight w:val="white"/>
        </w:rPr>
      </w:pPr>
    </w:p>
    <w:p w14:paraId="5A89B3EB" w14:textId="77777777" w:rsidR="00CB195D" w:rsidRDefault="00000000" w:rsidP="00C13D71">
      <w:pPr>
        <w:shd w:val="clear" w:color="auto" w:fill="FFFFFF"/>
        <w:spacing w:before="240" w:after="240"/>
        <w:ind w:leftChars="-7" w:left="-5" w:hangingChars="4" w:hanging="10"/>
        <w:jc w:val="both"/>
        <w:rPr>
          <w:b/>
          <w:sz w:val="24"/>
          <w:szCs w:val="24"/>
          <w:highlight w:val="white"/>
        </w:rPr>
        <w:pPrChange w:id="148" w:author="Chao TANG" w:date="2023-07-08T18:34:00Z">
          <w:pPr>
            <w:shd w:val="clear" w:color="auto" w:fill="FFFFFF"/>
            <w:spacing w:before="240" w:after="240"/>
            <w:ind w:left="720"/>
            <w:jc w:val="both"/>
          </w:pPr>
        </w:pPrChange>
      </w:pPr>
      <w:r>
        <w:rPr>
          <w:b/>
          <w:sz w:val="24"/>
          <w:szCs w:val="24"/>
          <w:highlight w:val="white"/>
        </w:rPr>
        <w:t>4. Results and Discussion</w:t>
      </w:r>
    </w:p>
    <w:p w14:paraId="6FC82DC9" w14:textId="770A1B95" w:rsidR="00CB195D" w:rsidRDefault="00000000">
      <w:pPr>
        <w:shd w:val="clear" w:color="auto" w:fill="FFFFFF"/>
        <w:spacing w:before="240" w:after="240"/>
        <w:jc w:val="both"/>
        <w:rPr>
          <w:sz w:val="24"/>
          <w:szCs w:val="24"/>
          <w:highlight w:val="white"/>
        </w:rPr>
      </w:pPr>
      <w:commentRangeStart w:id="149"/>
      <w:del w:id="150" w:author="Chao TANG" w:date="2023-07-08T21:23:00Z">
        <w:r w:rsidDel="00940016">
          <w:rPr>
            <w:sz w:val="24"/>
            <w:szCs w:val="24"/>
            <w:highlight w:val="white"/>
          </w:rPr>
          <w:delText xml:space="preserve">In  </w:delText>
        </w:r>
      </w:del>
      <w:ins w:id="151" w:author="Chao TANG" w:date="2023-07-08T21:23:00Z">
        <w:r w:rsidR="00940016">
          <w:rPr>
            <w:sz w:val="24"/>
            <w:szCs w:val="24"/>
            <w:highlight w:val="white"/>
          </w:rPr>
          <w:t>In</w:t>
        </w:r>
        <w:r w:rsidR="00940016">
          <w:rPr>
            <w:sz w:val="24"/>
            <w:szCs w:val="24"/>
            <w:highlight w:val="white"/>
          </w:rPr>
          <w:t xml:space="preserve"> </w:t>
        </w:r>
      </w:ins>
      <w:r>
        <w:rPr>
          <w:sz w:val="24"/>
          <w:szCs w:val="24"/>
          <w:highlight w:val="white"/>
        </w:rPr>
        <w:t xml:space="preserve">this section, we will visualize the results obtained from methodologies using </w:t>
      </w:r>
      <w:proofErr w:type="gramStart"/>
      <w:r>
        <w:rPr>
          <w:sz w:val="24"/>
          <w:szCs w:val="24"/>
          <w:highlight w:val="white"/>
        </w:rPr>
        <w:t>Python  software</w:t>
      </w:r>
      <w:proofErr w:type="gramEnd"/>
      <w:r>
        <w:rPr>
          <w:sz w:val="24"/>
          <w:szCs w:val="24"/>
          <w:highlight w:val="white"/>
        </w:rPr>
        <w:t xml:space="preserve"> to perform the data analysis </w:t>
      </w:r>
      <w:del w:id="152" w:author="Chao TANG" w:date="2023-07-08T18:34:00Z">
        <w:r w:rsidDel="00C13D71">
          <w:rPr>
            <w:sz w:val="24"/>
            <w:szCs w:val="24"/>
            <w:highlight w:val="white"/>
          </w:rPr>
          <w:delText>as well as</w:delText>
        </w:r>
      </w:del>
      <w:ins w:id="153" w:author="Chao TANG" w:date="2023-07-08T18:34:00Z">
        <w:r w:rsidR="00C13D71">
          <w:rPr>
            <w:sz w:val="24"/>
            <w:szCs w:val="24"/>
            <w:highlight w:val="white"/>
          </w:rPr>
          <w:t>and</w:t>
        </w:r>
      </w:ins>
      <w:r>
        <w:rPr>
          <w:sz w:val="24"/>
          <w:szCs w:val="24"/>
          <w:highlight w:val="white"/>
        </w:rPr>
        <w:t xml:space="preserve"> visualization</w:t>
      </w:r>
      <w:del w:id="154" w:author="Chao TANG" w:date="2023-07-08T18:34:00Z">
        <w:r w:rsidDel="00C13D71">
          <w:rPr>
            <w:sz w:val="24"/>
            <w:szCs w:val="24"/>
            <w:highlight w:val="white"/>
          </w:rPr>
          <w:delText xml:space="preserve"> part</w:delText>
        </w:r>
      </w:del>
      <w:r>
        <w:rPr>
          <w:sz w:val="24"/>
          <w:szCs w:val="24"/>
          <w:highlight w:val="white"/>
        </w:rPr>
        <w:t>.</w:t>
      </w:r>
      <w:commentRangeEnd w:id="149"/>
      <w:r w:rsidR="00940016">
        <w:rPr>
          <w:rStyle w:val="CommentReference"/>
        </w:rPr>
        <w:commentReference w:id="149"/>
      </w:r>
    </w:p>
    <w:p w14:paraId="6D917C0A" w14:textId="77777777" w:rsidR="00CB195D" w:rsidRDefault="00CB195D">
      <w:pPr>
        <w:shd w:val="clear" w:color="auto" w:fill="FFFFFF"/>
        <w:spacing w:before="240" w:after="240"/>
        <w:jc w:val="both"/>
        <w:rPr>
          <w:sz w:val="24"/>
          <w:szCs w:val="24"/>
          <w:highlight w:val="white"/>
        </w:rPr>
      </w:pPr>
    </w:p>
    <w:p w14:paraId="01508DF0" w14:textId="22C90151" w:rsidR="00CB195D" w:rsidRDefault="00000000">
      <w:pPr>
        <w:shd w:val="clear" w:color="auto" w:fill="FFFFFF"/>
        <w:spacing w:before="240" w:after="240"/>
        <w:jc w:val="center"/>
        <w:rPr>
          <w:sz w:val="24"/>
          <w:szCs w:val="24"/>
          <w:highlight w:val="white"/>
        </w:rPr>
      </w:pPr>
      <w:hyperlink w:anchor="D2L_fig_label_Topography of  La Réunion">
        <w:r>
          <w:rPr>
            <w:noProof/>
            <w:sz w:val="24"/>
            <w:szCs w:val="24"/>
            <w:highlight w:val="white"/>
          </w:rPr>
          <w:drawing>
            <wp:inline distT="114300" distB="114300" distL="114300" distR="114300" wp14:anchorId="0BB21996" wp14:editId="4A8C45F7">
              <wp:extent cx="5731200" cy="4064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4064000"/>
                      </a:xfrm>
                      <a:prstGeom prst="rect">
                        <a:avLst/>
                      </a:prstGeom>
                      <a:ln/>
                    </pic:spPr>
                  </pic:pic>
                </a:graphicData>
              </a:graphic>
            </wp:inline>
          </w:drawing>
        </w:r>
      </w:hyperlink>
      <w:r>
        <w:rPr>
          <w:sz w:val="24"/>
          <w:szCs w:val="24"/>
          <w:highlight w:val="white"/>
        </w:rPr>
        <w:br/>
        <w:t xml:space="preserve">Figure 1: Topography of </w:t>
      </w:r>
      <w:r w:rsidRPr="00940016">
        <w:rPr>
          <w:sz w:val="24"/>
          <w:szCs w:val="24"/>
          <w:highlight w:val="yellow"/>
        </w:rPr>
        <w:t>La Réunion</w:t>
      </w:r>
    </w:p>
    <w:p w14:paraId="0A61DEDF" w14:textId="77777777" w:rsidR="00CB195D" w:rsidRDefault="00000000">
      <w:pPr>
        <w:shd w:val="clear" w:color="auto" w:fill="FFFFFF"/>
        <w:spacing w:before="240" w:after="240"/>
        <w:jc w:val="center"/>
        <w:rPr>
          <w:sz w:val="24"/>
          <w:szCs w:val="24"/>
          <w:highlight w:val="white"/>
        </w:rPr>
      </w:pPr>
      <w:hyperlink w:anchor="D2L_fig_label_Annual mean wind speed  at 10 m  of La Reunion for Observational data , ERA5, ERA5 Land reanalysis datasets and AROME model">
        <w:r>
          <w:rPr>
            <w:noProof/>
            <w:sz w:val="24"/>
            <w:szCs w:val="24"/>
            <w:highlight w:val="white"/>
          </w:rPr>
          <w:drawing>
            <wp:inline distT="19050" distB="19050" distL="19050" distR="19050" wp14:anchorId="0264F099" wp14:editId="756EC537">
              <wp:extent cx="6559154" cy="39333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59154" cy="3933313"/>
                      </a:xfrm>
                      <a:prstGeom prst="rect">
                        <a:avLst/>
                      </a:prstGeom>
                      <a:ln/>
                    </pic:spPr>
                  </pic:pic>
                </a:graphicData>
              </a:graphic>
            </wp:inline>
          </w:drawing>
        </w:r>
      </w:hyperlink>
    </w:p>
    <w:p w14:paraId="67AFCAB5" w14:textId="2B877E61" w:rsidR="00CB195D" w:rsidRDefault="00000000">
      <w:pPr>
        <w:shd w:val="clear" w:color="auto" w:fill="FFFFFF"/>
        <w:spacing w:before="240" w:after="240"/>
        <w:jc w:val="center"/>
        <w:rPr>
          <w:sz w:val="24"/>
          <w:szCs w:val="24"/>
          <w:highlight w:val="white"/>
        </w:rPr>
      </w:pPr>
      <w:r>
        <w:rPr>
          <w:sz w:val="24"/>
          <w:szCs w:val="24"/>
          <w:highlight w:val="white"/>
        </w:rPr>
        <w:t xml:space="preserve">Figure 2: Annual mean wind </w:t>
      </w:r>
      <w:del w:id="155" w:author="Chao TANG" w:date="2023-07-08T18:36:00Z">
        <w:r w:rsidDel="00C13D71">
          <w:rPr>
            <w:sz w:val="24"/>
            <w:szCs w:val="24"/>
            <w:highlight w:val="white"/>
          </w:rPr>
          <w:delText>speed  at</w:delText>
        </w:r>
      </w:del>
      <w:ins w:id="156" w:author="Chao TANG" w:date="2023-07-08T18:36:00Z">
        <w:r w:rsidR="00C13D71">
          <w:rPr>
            <w:sz w:val="24"/>
            <w:szCs w:val="24"/>
            <w:highlight w:val="white"/>
          </w:rPr>
          <w:t>speed at</w:t>
        </w:r>
      </w:ins>
      <w:r>
        <w:rPr>
          <w:sz w:val="24"/>
          <w:szCs w:val="24"/>
          <w:highlight w:val="white"/>
        </w:rPr>
        <w:t xml:space="preserve"> 10 </w:t>
      </w:r>
      <w:del w:id="157" w:author="Chao TANG" w:date="2023-07-08T20:58:00Z">
        <w:r w:rsidDel="008A6D12">
          <w:rPr>
            <w:sz w:val="24"/>
            <w:szCs w:val="24"/>
            <w:highlight w:val="white"/>
          </w:rPr>
          <w:delText>m  of</w:delText>
        </w:r>
      </w:del>
      <w:ins w:id="158" w:author="Chao TANG" w:date="2023-07-08T20:58:00Z">
        <w:r w:rsidR="008A6D12">
          <w:rPr>
            <w:sz w:val="24"/>
            <w:szCs w:val="24"/>
            <w:highlight w:val="white"/>
          </w:rPr>
          <w:t>m of</w:t>
        </w:r>
      </w:ins>
      <w:r>
        <w:rPr>
          <w:sz w:val="24"/>
          <w:szCs w:val="24"/>
          <w:highlight w:val="white"/>
        </w:rPr>
        <w:t xml:space="preserve"> La Reunion for Observational data</w:t>
      </w:r>
      <w:del w:id="159" w:author="Chao TANG" w:date="2023-07-08T18:36:00Z">
        <w:r w:rsidDel="00C13D71">
          <w:rPr>
            <w:sz w:val="24"/>
            <w:szCs w:val="24"/>
            <w:highlight w:val="white"/>
          </w:rPr>
          <w:delText xml:space="preserve"> </w:delText>
        </w:r>
      </w:del>
      <w:r>
        <w:rPr>
          <w:sz w:val="24"/>
          <w:szCs w:val="24"/>
          <w:highlight w:val="white"/>
        </w:rPr>
        <w:t>, ERA5, ERA5 Land reanalysis datasets</w:t>
      </w:r>
      <w:ins w:id="160" w:author="Chao TANG" w:date="2023-07-08T21:25:00Z">
        <w:r w:rsidR="00940016">
          <w:rPr>
            <w:sz w:val="24"/>
            <w:szCs w:val="24"/>
            <w:highlight w:val="white"/>
          </w:rPr>
          <w:t>,</w:t>
        </w:r>
      </w:ins>
      <w:r>
        <w:rPr>
          <w:sz w:val="24"/>
          <w:szCs w:val="24"/>
          <w:highlight w:val="white"/>
        </w:rPr>
        <w:t xml:space="preserve"> and AROME model</w:t>
      </w:r>
    </w:p>
    <w:p w14:paraId="5E0061D9" w14:textId="77777777" w:rsidR="00CB195D" w:rsidRPr="00C13D71" w:rsidRDefault="00CB195D">
      <w:pPr>
        <w:shd w:val="clear" w:color="auto" w:fill="FFFFFF"/>
        <w:spacing w:before="240" w:after="240"/>
        <w:jc w:val="center"/>
        <w:rPr>
          <w:sz w:val="24"/>
          <w:szCs w:val="24"/>
          <w:highlight w:val="white"/>
        </w:rPr>
      </w:pPr>
    </w:p>
    <w:p w14:paraId="4FB6AD21" w14:textId="77777777" w:rsidR="00CB195D" w:rsidRDefault="00CB195D">
      <w:pPr>
        <w:widowControl w:val="0"/>
        <w:pBdr>
          <w:top w:val="nil"/>
          <w:left w:val="nil"/>
          <w:bottom w:val="nil"/>
          <w:right w:val="nil"/>
          <w:between w:val="nil"/>
        </w:pBdr>
        <w:rPr>
          <w:sz w:val="24"/>
          <w:szCs w:val="24"/>
        </w:rPr>
      </w:pPr>
    </w:p>
    <w:tbl>
      <w:tblPr>
        <w:tblStyle w:val="a2"/>
        <w:tblW w:w="88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0"/>
        <w:gridCol w:w="3000"/>
        <w:gridCol w:w="3000"/>
      </w:tblGrid>
      <w:tr w:rsidR="00CB195D" w14:paraId="20EF9F19" w14:textId="77777777">
        <w:tc>
          <w:tcPr>
            <w:tcW w:w="2890" w:type="dxa"/>
            <w:shd w:val="clear" w:color="auto" w:fill="auto"/>
            <w:tcMar>
              <w:top w:w="100" w:type="dxa"/>
              <w:left w:w="100" w:type="dxa"/>
              <w:bottom w:w="100" w:type="dxa"/>
              <w:right w:w="100" w:type="dxa"/>
            </w:tcMar>
          </w:tcPr>
          <w:p w14:paraId="2E1CA906" w14:textId="77777777" w:rsidR="00CB195D" w:rsidRDefault="00CB195D">
            <w:pPr>
              <w:widowControl w:val="0"/>
              <w:pBdr>
                <w:top w:val="nil"/>
                <w:left w:val="nil"/>
                <w:bottom w:val="nil"/>
                <w:right w:val="nil"/>
                <w:between w:val="nil"/>
              </w:pBdr>
              <w:spacing w:line="240" w:lineRule="auto"/>
              <w:rPr>
                <w:sz w:val="24"/>
                <w:szCs w:val="24"/>
              </w:rPr>
            </w:pPr>
          </w:p>
        </w:tc>
        <w:tc>
          <w:tcPr>
            <w:tcW w:w="3000" w:type="dxa"/>
            <w:shd w:val="clear" w:color="auto" w:fill="auto"/>
            <w:tcMar>
              <w:top w:w="100" w:type="dxa"/>
              <w:left w:w="100" w:type="dxa"/>
              <w:bottom w:w="100" w:type="dxa"/>
              <w:right w:w="100" w:type="dxa"/>
            </w:tcMar>
          </w:tcPr>
          <w:p w14:paraId="1C8D2373" w14:textId="0068F46D" w:rsidR="00CB195D" w:rsidRDefault="00000000">
            <w:pPr>
              <w:widowControl w:val="0"/>
              <w:spacing w:line="240" w:lineRule="auto"/>
              <w:jc w:val="center"/>
              <w:rPr>
                <w:sz w:val="24"/>
                <w:szCs w:val="24"/>
              </w:rPr>
            </w:pPr>
            <w:r>
              <w:rPr>
                <w:b/>
                <w:sz w:val="24"/>
                <w:szCs w:val="24"/>
              </w:rPr>
              <w:t xml:space="preserve">Spatial </w:t>
            </w:r>
            <w:del w:id="161" w:author="Chao TANG" w:date="2023-07-08T18:37:00Z">
              <w:r w:rsidDel="00C13D71">
                <w:rPr>
                  <w:b/>
                  <w:sz w:val="24"/>
                  <w:szCs w:val="24"/>
                </w:rPr>
                <w:delText>variability (</w:delText>
              </w:r>
            </w:del>
            <w:r>
              <w:rPr>
                <w:b/>
                <w:sz w:val="24"/>
                <w:szCs w:val="24"/>
              </w:rPr>
              <w:t>std</w:t>
            </w:r>
            <w:del w:id="162" w:author="Chao TANG" w:date="2023-07-08T18:37:00Z">
              <w:r w:rsidDel="00C13D71">
                <w:rPr>
                  <w:b/>
                  <w:sz w:val="24"/>
                  <w:szCs w:val="24"/>
                </w:rPr>
                <w:delText>)</w:delText>
              </w:r>
            </w:del>
          </w:p>
        </w:tc>
        <w:tc>
          <w:tcPr>
            <w:tcW w:w="3000" w:type="dxa"/>
            <w:shd w:val="clear" w:color="auto" w:fill="auto"/>
            <w:tcMar>
              <w:top w:w="100" w:type="dxa"/>
              <w:left w:w="100" w:type="dxa"/>
              <w:bottom w:w="100" w:type="dxa"/>
              <w:right w:w="100" w:type="dxa"/>
            </w:tcMar>
          </w:tcPr>
          <w:p w14:paraId="6D95A534" w14:textId="77777777" w:rsidR="00CB195D" w:rsidRDefault="00000000">
            <w:pPr>
              <w:widowControl w:val="0"/>
              <w:spacing w:line="240" w:lineRule="auto"/>
              <w:jc w:val="center"/>
              <w:rPr>
                <w:sz w:val="24"/>
                <w:szCs w:val="24"/>
              </w:rPr>
            </w:pPr>
            <w:r>
              <w:rPr>
                <w:b/>
                <w:sz w:val="24"/>
                <w:szCs w:val="24"/>
              </w:rPr>
              <w:t>Spatial Mean</w:t>
            </w:r>
          </w:p>
        </w:tc>
      </w:tr>
      <w:tr w:rsidR="00CB195D" w14:paraId="6727926E" w14:textId="77777777">
        <w:tc>
          <w:tcPr>
            <w:tcW w:w="2890" w:type="dxa"/>
            <w:shd w:val="clear" w:color="auto" w:fill="auto"/>
            <w:tcMar>
              <w:top w:w="100" w:type="dxa"/>
              <w:left w:w="100" w:type="dxa"/>
              <w:bottom w:w="100" w:type="dxa"/>
              <w:right w:w="100" w:type="dxa"/>
            </w:tcMar>
          </w:tcPr>
          <w:p w14:paraId="23B74871" w14:textId="77777777" w:rsidR="00CB195D" w:rsidRDefault="00000000">
            <w:pPr>
              <w:widowControl w:val="0"/>
              <w:spacing w:line="240" w:lineRule="auto"/>
              <w:jc w:val="center"/>
              <w:rPr>
                <w:sz w:val="24"/>
                <w:szCs w:val="24"/>
              </w:rPr>
            </w:pPr>
            <w:r>
              <w:rPr>
                <w:b/>
                <w:sz w:val="24"/>
                <w:szCs w:val="24"/>
              </w:rPr>
              <w:t>Observation</w:t>
            </w:r>
          </w:p>
        </w:tc>
        <w:tc>
          <w:tcPr>
            <w:tcW w:w="3000" w:type="dxa"/>
            <w:shd w:val="clear" w:color="auto" w:fill="auto"/>
            <w:tcMar>
              <w:top w:w="100" w:type="dxa"/>
              <w:left w:w="100" w:type="dxa"/>
              <w:bottom w:w="100" w:type="dxa"/>
              <w:right w:w="100" w:type="dxa"/>
            </w:tcMar>
          </w:tcPr>
          <w:p w14:paraId="4962E008" w14:textId="77777777" w:rsidR="00CB195D" w:rsidRDefault="00000000">
            <w:pPr>
              <w:widowControl w:val="0"/>
              <w:jc w:val="center"/>
              <w:rPr>
                <w:sz w:val="24"/>
                <w:szCs w:val="24"/>
                <w:highlight w:val="white"/>
              </w:rPr>
            </w:pPr>
            <w:r>
              <w:rPr>
                <w:sz w:val="24"/>
                <w:szCs w:val="24"/>
                <w:highlight w:val="white"/>
              </w:rPr>
              <w:t>2.263214</w:t>
            </w:r>
          </w:p>
          <w:p w14:paraId="71396998" w14:textId="77777777" w:rsidR="00CB195D" w:rsidRDefault="00CB195D">
            <w:pPr>
              <w:widowControl w:val="0"/>
              <w:pBdr>
                <w:top w:val="nil"/>
                <w:left w:val="nil"/>
                <w:bottom w:val="nil"/>
                <w:right w:val="nil"/>
                <w:between w:val="nil"/>
              </w:pBdr>
              <w:spacing w:line="240" w:lineRule="auto"/>
              <w:rPr>
                <w:sz w:val="24"/>
                <w:szCs w:val="24"/>
              </w:rPr>
            </w:pPr>
          </w:p>
        </w:tc>
        <w:tc>
          <w:tcPr>
            <w:tcW w:w="3000" w:type="dxa"/>
            <w:shd w:val="clear" w:color="auto" w:fill="auto"/>
            <w:tcMar>
              <w:top w:w="100" w:type="dxa"/>
              <w:left w:w="100" w:type="dxa"/>
              <w:bottom w:w="100" w:type="dxa"/>
              <w:right w:w="100" w:type="dxa"/>
            </w:tcMar>
          </w:tcPr>
          <w:p w14:paraId="4294F27E" w14:textId="77777777" w:rsidR="00CB195D" w:rsidRDefault="00000000">
            <w:pPr>
              <w:widowControl w:val="0"/>
              <w:jc w:val="center"/>
              <w:rPr>
                <w:sz w:val="24"/>
                <w:szCs w:val="24"/>
              </w:rPr>
            </w:pPr>
            <w:r>
              <w:rPr>
                <w:sz w:val="24"/>
                <w:szCs w:val="24"/>
                <w:highlight w:val="white"/>
              </w:rPr>
              <w:t>2.98057</w:t>
            </w:r>
          </w:p>
        </w:tc>
      </w:tr>
      <w:tr w:rsidR="00CB195D" w14:paraId="706BF510" w14:textId="77777777">
        <w:tc>
          <w:tcPr>
            <w:tcW w:w="2890" w:type="dxa"/>
            <w:tcMar>
              <w:top w:w="140" w:type="dxa"/>
              <w:left w:w="140" w:type="dxa"/>
              <w:bottom w:w="140" w:type="dxa"/>
              <w:right w:w="140" w:type="dxa"/>
            </w:tcMar>
          </w:tcPr>
          <w:p w14:paraId="74296AD0" w14:textId="77777777" w:rsidR="00CB195D" w:rsidRDefault="00000000">
            <w:pPr>
              <w:widowControl w:val="0"/>
              <w:spacing w:line="240" w:lineRule="auto"/>
              <w:jc w:val="center"/>
              <w:rPr>
                <w:b/>
                <w:sz w:val="24"/>
                <w:szCs w:val="24"/>
              </w:rPr>
            </w:pPr>
            <w:r>
              <w:rPr>
                <w:b/>
                <w:sz w:val="24"/>
                <w:szCs w:val="24"/>
              </w:rPr>
              <w:t>ERA5</w:t>
            </w:r>
          </w:p>
        </w:tc>
        <w:tc>
          <w:tcPr>
            <w:tcW w:w="3000" w:type="dxa"/>
            <w:shd w:val="clear" w:color="auto" w:fill="auto"/>
            <w:tcMar>
              <w:top w:w="100" w:type="dxa"/>
              <w:left w:w="100" w:type="dxa"/>
              <w:bottom w:w="100" w:type="dxa"/>
              <w:right w:w="100" w:type="dxa"/>
            </w:tcMar>
          </w:tcPr>
          <w:p w14:paraId="73F39A21" w14:textId="77777777" w:rsidR="00CB195D" w:rsidRDefault="00000000">
            <w:pPr>
              <w:widowControl w:val="0"/>
              <w:jc w:val="center"/>
              <w:rPr>
                <w:sz w:val="24"/>
                <w:szCs w:val="24"/>
                <w:highlight w:val="white"/>
              </w:rPr>
            </w:pPr>
            <w:r>
              <w:rPr>
                <w:sz w:val="24"/>
                <w:szCs w:val="24"/>
                <w:highlight w:val="white"/>
              </w:rPr>
              <w:t>1.18193539</w:t>
            </w:r>
          </w:p>
          <w:p w14:paraId="636CEBD5" w14:textId="77777777" w:rsidR="00CB195D" w:rsidRDefault="00CB195D">
            <w:pPr>
              <w:widowControl w:val="0"/>
              <w:pBdr>
                <w:top w:val="nil"/>
                <w:left w:val="nil"/>
                <w:bottom w:val="nil"/>
                <w:right w:val="nil"/>
                <w:between w:val="nil"/>
              </w:pBdr>
              <w:spacing w:line="240" w:lineRule="auto"/>
              <w:rPr>
                <w:sz w:val="24"/>
                <w:szCs w:val="24"/>
              </w:rPr>
            </w:pPr>
          </w:p>
        </w:tc>
        <w:tc>
          <w:tcPr>
            <w:tcW w:w="3000" w:type="dxa"/>
            <w:shd w:val="clear" w:color="auto" w:fill="auto"/>
            <w:tcMar>
              <w:top w:w="100" w:type="dxa"/>
              <w:left w:w="100" w:type="dxa"/>
              <w:bottom w:w="100" w:type="dxa"/>
              <w:right w:w="100" w:type="dxa"/>
            </w:tcMar>
          </w:tcPr>
          <w:p w14:paraId="64A0305B" w14:textId="77777777" w:rsidR="00CB195D" w:rsidRDefault="00000000">
            <w:pPr>
              <w:widowControl w:val="0"/>
              <w:jc w:val="center"/>
              <w:rPr>
                <w:sz w:val="24"/>
                <w:szCs w:val="24"/>
              </w:rPr>
            </w:pPr>
            <w:r>
              <w:rPr>
                <w:sz w:val="24"/>
                <w:szCs w:val="24"/>
                <w:highlight w:val="white"/>
              </w:rPr>
              <w:t>2.4710066</w:t>
            </w:r>
          </w:p>
        </w:tc>
      </w:tr>
      <w:tr w:rsidR="00CB195D" w14:paraId="62B344B3" w14:textId="77777777">
        <w:tc>
          <w:tcPr>
            <w:tcW w:w="2890" w:type="dxa"/>
            <w:shd w:val="clear" w:color="auto" w:fill="auto"/>
            <w:tcMar>
              <w:top w:w="100" w:type="dxa"/>
              <w:left w:w="100" w:type="dxa"/>
              <w:bottom w:w="100" w:type="dxa"/>
              <w:right w:w="100" w:type="dxa"/>
            </w:tcMar>
          </w:tcPr>
          <w:p w14:paraId="78A55720" w14:textId="77777777" w:rsidR="00CB195D" w:rsidRDefault="00000000">
            <w:pPr>
              <w:widowControl w:val="0"/>
              <w:spacing w:line="240" w:lineRule="auto"/>
              <w:jc w:val="center"/>
              <w:rPr>
                <w:sz w:val="24"/>
                <w:szCs w:val="24"/>
              </w:rPr>
            </w:pPr>
            <w:r>
              <w:rPr>
                <w:b/>
                <w:sz w:val="24"/>
                <w:szCs w:val="24"/>
              </w:rPr>
              <w:t>ERA5_Land</w:t>
            </w:r>
          </w:p>
        </w:tc>
        <w:tc>
          <w:tcPr>
            <w:tcW w:w="3000" w:type="dxa"/>
            <w:shd w:val="clear" w:color="auto" w:fill="auto"/>
            <w:tcMar>
              <w:top w:w="100" w:type="dxa"/>
              <w:left w:w="100" w:type="dxa"/>
              <w:bottom w:w="100" w:type="dxa"/>
              <w:right w:w="100" w:type="dxa"/>
            </w:tcMar>
          </w:tcPr>
          <w:p w14:paraId="7A0C719D" w14:textId="77777777" w:rsidR="00CB195D" w:rsidRDefault="00000000">
            <w:pPr>
              <w:widowControl w:val="0"/>
              <w:jc w:val="center"/>
              <w:rPr>
                <w:sz w:val="24"/>
                <w:szCs w:val="24"/>
                <w:highlight w:val="white"/>
              </w:rPr>
            </w:pPr>
            <w:r>
              <w:rPr>
                <w:sz w:val="24"/>
                <w:szCs w:val="24"/>
                <w:highlight w:val="white"/>
              </w:rPr>
              <w:t>1.4632559</w:t>
            </w:r>
          </w:p>
          <w:p w14:paraId="4A6F9224" w14:textId="77777777" w:rsidR="00CB195D" w:rsidRDefault="00CB195D">
            <w:pPr>
              <w:widowControl w:val="0"/>
              <w:pBdr>
                <w:top w:val="nil"/>
                <w:left w:val="nil"/>
                <w:bottom w:val="nil"/>
                <w:right w:val="nil"/>
                <w:between w:val="nil"/>
              </w:pBdr>
              <w:spacing w:line="240" w:lineRule="auto"/>
              <w:rPr>
                <w:sz w:val="24"/>
                <w:szCs w:val="24"/>
              </w:rPr>
            </w:pPr>
          </w:p>
        </w:tc>
        <w:tc>
          <w:tcPr>
            <w:tcW w:w="3000" w:type="dxa"/>
            <w:shd w:val="clear" w:color="auto" w:fill="auto"/>
            <w:tcMar>
              <w:top w:w="100" w:type="dxa"/>
              <w:left w:w="100" w:type="dxa"/>
              <w:bottom w:w="100" w:type="dxa"/>
              <w:right w:w="100" w:type="dxa"/>
            </w:tcMar>
          </w:tcPr>
          <w:p w14:paraId="35463D87" w14:textId="77777777" w:rsidR="00CB195D" w:rsidRDefault="00000000">
            <w:pPr>
              <w:widowControl w:val="0"/>
              <w:jc w:val="center"/>
              <w:rPr>
                <w:sz w:val="24"/>
                <w:szCs w:val="24"/>
              </w:rPr>
            </w:pPr>
            <w:r>
              <w:rPr>
                <w:sz w:val="24"/>
                <w:szCs w:val="24"/>
                <w:highlight w:val="white"/>
              </w:rPr>
              <w:t>2.41785739</w:t>
            </w:r>
          </w:p>
        </w:tc>
      </w:tr>
      <w:tr w:rsidR="00CB195D" w14:paraId="0AFC50DD" w14:textId="77777777">
        <w:tc>
          <w:tcPr>
            <w:tcW w:w="2890" w:type="dxa"/>
            <w:shd w:val="clear" w:color="auto" w:fill="auto"/>
            <w:tcMar>
              <w:top w:w="100" w:type="dxa"/>
              <w:left w:w="100" w:type="dxa"/>
              <w:bottom w:w="100" w:type="dxa"/>
              <w:right w:w="100" w:type="dxa"/>
            </w:tcMar>
          </w:tcPr>
          <w:p w14:paraId="125F6D02" w14:textId="77777777" w:rsidR="00CB195D" w:rsidRDefault="00000000">
            <w:pPr>
              <w:widowControl w:val="0"/>
              <w:spacing w:line="240" w:lineRule="auto"/>
              <w:jc w:val="center"/>
              <w:rPr>
                <w:sz w:val="24"/>
                <w:szCs w:val="24"/>
              </w:rPr>
            </w:pPr>
            <w:r>
              <w:rPr>
                <w:b/>
                <w:sz w:val="24"/>
                <w:szCs w:val="24"/>
              </w:rPr>
              <w:t>AROME</w:t>
            </w:r>
          </w:p>
        </w:tc>
        <w:tc>
          <w:tcPr>
            <w:tcW w:w="3000" w:type="dxa"/>
            <w:shd w:val="clear" w:color="auto" w:fill="auto"/>
            <w:tcMar>
              <w:top w:w="100" w:type="dxa"/>
              <w:left w:w="100" w:type="dxa"/>
              <w:bottom w:w="100" w:type="dxa"/>
              <w:right w:w="100" w:type="dxa"/>
            </w:tcMar>
          </w:tcPr>
          <w:p w14:paraId="71E5A15E" w14:textId="77777777" w:rsidR="00CB195D" w:rsidRDefault="00000000">
            <w:pPr>
              <w:widowControl w:val="0"/>
              <w:jc w:val="center"/>
              <w:rPr>
                <w:sz w:val="24"/>
                <w:szCs w:val="24"/>
              </w:rPr>
            </w:pPr>
            <w:r>
              <w:rPr>
                <w:sz w:val="24"/>
                <w:szCs w:val="24"/>
                <w:highlight w:val="white"/>
              </w:rPr>
              <w:t>1.97656</w:t>
            </w:r>
          </w:p>
        </w:tc>
        <w:tc>
          <w:tcPr>
            <w:tcW w:w="3000" w:type="dxa"/>
            <w:shd w:val="clear" w:color="auto" w:fill="auto"/>
            <w:tcMar>
              <w:top w:w="100" w:type="dxa"/>
              <w:left w:w="100" w:type="dxa"/>
              <w:bottom w:w="100" w:type="dxa"/>
              <w:right w:w="100" w:type="dxa"/>
            </w:tcMar>
          </w:tcPr>
          <w:p w14:paraId="116C8378" w14:textId="77777777" w:rsidR="00CB195D" w:rsidRDefault="00000000">
            <w:pPr>
              <w:widowControl w:val="0"/>
              <w:jc w:val="center"/>
              <w:rPr>
                <w:sz w:val="24"/>
                <w:szCs w:val="24"/>
              </w:rPr>
            </w:pPr>
            <w:r>
              <w:rPr>
                <w:sz w:val="24"/>
                <w:szCs w:val="24"/>
              </w:rPr>
              <w:t>2.710317</w:t>
            </w:r>
          </w:p>
        </w:tc>
      </w:tr>
    </w:tbl>
    <w:p w14:paraId="0CB6DF97" w14:textId="77777777" w:rsidR="00CB195D" w:rsidRDefault="00000000">
      <w:pPr>
        <w:widowControl w:val="0"/>
        <w:pBdr>
          <w:top w:val="nil"/>
          <w:left w:val="nil"/>
          <w:bottom w:val="nil"/>
          <w:right w:val="nil"/>
          <w:between w:val="nil"/>
        </w:pBdr>
        <w:rPr>
          <w:sz w:val="24"/>
          <w:szCs w:val="24"/>
        </w:rPr>
      </w:pPr>
      <w:r>
        <w:rPr>
          <w:sz w:val="24"/>
          <w:szCs w:val="24"/>
        </w:rPr>
        <w:t xml:space="preserve">       </w:t>
      </w:r>
    </w:p>
    <w:p w14:paraId="5EAC6B43" w14:textId="77777777" w:rsidR="00CB195D" w:rsidRDefault="00000000">
      <w:pPr>
        <w:widowControl w:val="0"/>
        <w:pBdr>
          <w:top w:val="nil"/>
          <w:left w:val="nil"/>
          <w:bottom w:val="nil"/>
          <w:right w:val="nil"/>
          <w:between w:val="nil"/>
        </w:pBdr>
        <w:rPr>
          <w:color w:val="000000"/>
          <w:sz w:val="24"/>
          <w:szCs w:val="24"/>
        </w:rPr>
      </w:pPr>
      <w:r>
        <w:rPr>
          <w:sz w:val="24"/>
          <w:szCs w:val="24"/>
        </w:rPr>
        <w:t xml:space="preserve">             </w:t>
      </w:r>
      <w:hyperlink w:anchor="D2L_table_label_Spatial variability and mean for all datasets.             ">
        <w:r>
          <w:rPr>
            <w:color w:val="000000"/>
            <w:sz w:val="24"/>
            <w:szCs w:val="24"/>
          </w:rPr>
          <w:t xml:space="preserve">Table 2: Spatial variability and mean for all datasets.             </w:t>
        </w:r>
      </w:hyperlink>
    </w:p>
    <w:p w14:paraId="179BC727" w14:textId="77777777" w:rsidR="00CB195D" w:rsidRDefault="00CB195D">
      <w:pPr>
        <w:widowControl w:val="0"/>
        <w:pBdr>
          <w:top w:val="nil"/>
          <w:left w:val="nil"/>
          <w:bottom w:val="nil"/>
          <w:right w:val="nil"/>
          <w:between w:val="nil"/>
        </w:pBdr>
        <w:rPr>
          <w:sz w:val="24"/>
          <w:szCs w:val="24"/>
        </w:rPr>
      </w:pPr>
    </w:p>
    <w:p w14:paraId="4E33E687" w14:textId="77777777" w:rsidR="00CB195D" w:rsidRDefault="00000000">
      <w:pPr>
        <w:widowControl w:val="0"/>
        <w:pBdr>
          <w:top w:val="nil"/>
          <w:left w:val="nil"/>
          <w:bottom w:val="nil"/>
          <w:right w:val="nil"/>
          <w:between w:val="nil"/>
        </w:pBdr>
        <w:rPr>
          <w:sz w:val="24"/>
          <w:szCs w:val="24"/>
        </w:rPr>
      </w:pPr>
      <w:r>
        <w:rPr>
          <w:sz w:val="24"/>
          <w:szCs w:val="24"/>
        </w:rPr>
        <w:t xml:space="preserve">         </w:t>
      </w:r>
    </w:p>
    <w:p w14:paraId="381FAE32" w14:textId="77777777" w:rsidR="00CB195D" w:rsidRDefault="00000000">
      <w:pPr>
        <w:widowControl w:val="0"/>
        <w:pBdr>
          <w:top w:val="nil"/>
          <w:left w:val="nil"/>
          <w:bottom w:val="nil"/>
          <w:right w:val="nil"/>
          <w:between w:val="nil"/>
        </w:pBdr>
        <w:rPr>
          <w:sz w:val="24"/>
          <w:szCs w:val="24"/>
          <w:highlight w:val="white"/>
        </w:rPr>
      </w:pPr>
      <w:r>
        <w:rPr>
          <w:sz w:val="24"/>
          <w:szCs w:val="24"/>
          <w:highlight w:val="white"/>
        </w:rPr>
        <w:t xml:space="preserve"> </w:t>
      </w:r>
    </w:p>
    <w:p w14:paraId="326A963F" w14:textId="77777777" w:rsidR="00CB195D" w:rsidRDefault="00CB195D">
      <w:pPr>
        <w:shd w:val="clear" w:color="auto" w:fill="FFFFFF"/>
        <w:spacing w:before="240" w:after="240"/>
        <w:jc w:val="both"/>
        <w:rPr>
          <w:sz w:val="24"/>
          <w:szCs w:val="24"/>
          <w:highlight w:val="white"/>
        </w:rPr>
      </w:pPr>
    </w:p>
    <w:commentRangeStart w:id="163"/>
    <w:p w14:paraId="3E12BFCF" w14:textId="6191FBBC" w:rsidR="00CB195D" w:rsidRDefault="00000000">
      <w:pPr>
        <w:shd w:val="clear" w:color="auto" w:fill="FFFFFF"/>
        <w:spacing w:before="240" w:after="240"/>
        <w:jc w:val="center"/>
        <w:rPr>
          <w:sz w:val="24"/>
          <w:szCs w:val="24"/>
          <w:highlight w:val="white"/>
        </w:rPr>
      </w:pPr>
      <w:r>
        <w:lastRenderedPageBreak/>
        <w:fldChar w:fldCharType="begin"/>
      </w:r>
      <w:r>
        <w:instrText>HYPERLINK \l "D2L_fig_label_Seasonal  cycle of wind speed  (Monthly mean) over La Réunion" \h</w:instrText>
      </w:r>
      <w:r>
        <w:fldChar w:fldCharType="separate"/>
      </w:r>
      <w:r>
        <w:rPr>
          <w:noProof/>
          <w:sz w:val="24"/>
          <w:szCs w:val="24"/>
          <w:highlight w:val="white"/>
        </w:rPr>
        <w:drawing>
          <wp:inline distT="19050" distB="19050" distL="19050" distR="19050" wp14:anchorId="3590D28F" wp14:editId="0FEA8102">
            <wp:extent cx="5731200" cy="3200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r>
        <w:rPr>
          <w:noProof/>
          <w:sz w:val="24"/>
          <w:szCs w:val="24"/>
          <w:highlight w:val="white"/>
        </w:rPr>
        <w:fldChar w:fldCharType="end"/>
      </w:r>
      <w:commentRangeEnd w:id="163"/>
      <w:r>
        <w:commentReference w:id="163"/>
      </w:r>
      <w:r>
        <w:rPr>
          <w:sz w:val="24"/>
          <w:szCs w:val="24"/>
          <w:highlight w:val="white"/>
        </w:rPr>
        <w:br/>
        <w:t xml:space="preserve">Figure 3: </w:t>
      </w:r>
      <w:del w:id="164" w:author="Chao TANG" w:date="2023-07-08T21:25:00Z">
        <w:r w:rsidDel="00940016">
          <w:rPr>
            <w:sz w:val="24"/>
            <w:szCs w:val="24"/>
            <w:highlight w:val="white"/>
          </w:rPr>
          <w:delText>Seasonal  cycle</w:delText>
        </w:r>
      </w:del>
      <w:ins w:id="165" w:author="Chao TANG" w:date="2023-07-08T21:25:00Z">
        <w:r w:rsidR="00940016">
          <w:rPr>
            <w:sz w:val="24"/>
            <w:szCs w:val="24"/>
            <w:highlight w:val="white"/>
          </w:rPr>
          <w:t>Seasonal cycle</w:t>
        </w:r>
      </w:ins>
      <w:r>
        <w:rPr>
          <w:sz w:val="24"/>
          <w:szCs w:val="24"/>
          <w:highlight w:val="white"/>
        </w:rPr>
        <w:t xml:space="preserve"> of </w:t>
      </w:r>
      <w:ins w:id="166" w:author="Chao TANG" w:date="2023-07-08T21:28:00Z">
        <w:r w:rsidR="00E5395A" w:rsidRPr="00E5395A">
          <w:rPr>
            <w:sz w:val="24"/>
            <w:szCs w:val="24"/>
            <w:highlight w:val="yellow"/>
            <w:rPrChange w:id="167" w:author="Chao TANG" w:date="2023-07-08T21:29:00Z">
              <w:rPr>
                <w:sz w:val="24"/>
                <w:szCs w:val="24"/>
                <w:highlight w:val="white"/>
              </w:rPr>
            </w:rPrChange>
          </w:rPr>
          <w:t xml:space="preserve">(hourly or </w:t>
        </w:r>
        <w:proofErr w:type="gramStart"/>
        <w:r w:rsidR="00E5395A" w:rsidRPr="00E5395A">
          <w:rPr>
            <w:sz w:val="24"/>
            <w:szCs w:val="24"/>
            <w:highlight w:val="yellow"/>
            <w:rPrChange w:id="168" w:author="Chao TANG" w:date="2023-07-08T21:29:00Z">
              <w:rPr>
                <w:sz w:val="24"/>
                <w:szCs w:val="24"/>
                <w:highlight w:val="white"/>
              </w:rPr>
            </w:rPrChange>
          </w:rPr>
          <w:t>daily ?</w:t>
        </w:r>
        <w:proofErr w:type="gramEnd"/>
        <w:r w:rsidR="00E5395A" w:rsidRPr="00E5395A">
          <w:rPr>
            <w:sz w:val="24"/>
            <w:szCs w:val="24"/>
            <w:highlight w:val="yellow"/>
            <w:rPrChange w:id="169" w:author="Chao TANG" w:date="2023-07-08T21:29:00Z">
              <w:rPr>
                <w:sz w:val="24"/>
                <w:szCs w:val="24"/>
                <w:highlight w:val="white"/>
              </w:rPr>
            </w:rPrChange>
          </w:rPr>
          <w:t>)</w:t>
        </w:r>
        <w:r w:rsidR="00E5395A">
          <w:rPr>
            <w:sz w:val="24"/>
            <w:szCs w:val="24"/>
            <w:highlight w:val="white"/>
          </w:rPr>
          <w:t xml:space="preserve"> </w:t>
        </w:r>
      </w:ins>
      <w:r>
        <w:rPr>
          <w:sz w:val="24"/>
          <w:szCs w:val="24"/>
          <w:highlight w:val="white"/>
        </w:rPr>
        <w:t>wind speed</w:t>
      </w:r>
      <w:ins w:id="170" w:author="Chao TANG" w:date="2023-07-08T21:26:00Z">
        <w:r w:rsidR="00E5395A">
          <w:rPr>
            <w:sz w:val="24"/>
            <w:szCs w:val="24"/>
            <w:highlight w:val="white"/>
          </w:rPr>
          <w:t xml:space="preserve"> </w:t>
        </w:r>
      </w:ins>
      <w:ins w:id="171" w:author="Chao TANG" w:date="2023-07-08T21:28:00Z">
        <w:r w:rsidR="00E5395A">
          <w:rPr>
            <w:sz w:val="24"/>
            <w:szCs w:val="24"/>
            <w:highlight w:val="white"/>
          </w:rPr>
          <w:t xml:space="preserve">averaged </w:t>
        </w:r>
      </w:ins>
      <w:ins w:id="172" w:author="Chao TANG" w:date="2023-07-08T21:26:00Z">
        <w:r w:rsidR="00E5395A">
          <w:rPr>
            <w:sz w:val="24"/>
            <w:szCs w:val="24"/>
            <w:highlight w:val="white"/>
          </w:rPr>
          <w:t xml:space="preserve">over </w:t>
        </w:r>
      </w:ins>
      <w:ins w:id="173" w:author="Chao TANG" w:date="2023-07-08T21:27:00Z">
        <w:r w:rsidR="00E5395A">
          <w:rPr>
            <w:sz w:val="24"/>
            <w:szCs w:val="24"/>
            <w:highlight w:val="white"/>
          </w:rPr>
          <w:t xml:space="preserve">the </w:t>
        </w:r>
      </w:ins>
      <w:ins w:id="174" w:author="Chao TANG" w:date="2023-07-08T21:26:00Z">
        <w:r w:rsidR="00E5395A">
          <w:rPr>
            <w:sz w:val="24"/>
            <w:szCs w:val="24"/>
            <w:highlight w:val="white"/>
          </w:rPr>
          <w:t>land of Reunion</w:t>
        </w:r>
      </w:ins>
      <w:del w:id="175" w:author="Chao TANG" w:date="2023-07-08T21:25:00Z">
        <w:r w:rsidDel="00940016">
          <w:rPr>
            <w:sz w:val="24"/>
            <w:szCs w:val="24"/>
            <w:highlight w:val="white"/>
          </w:rPr>
          <w:delText xml:space="preserve"> </w:delText>
        </w:r>
      </w:del>
      <w:del w:id="176" w:author="Chao TANG" w:date="2023-07-08T21:26:00Z">
        <w:r w:rsidDel="00E5395A">
          <w:rPr>
            <w:sz w:val="24"/>
            <w:szCs w:val="24"/>
            <w:highlight w:val="white"/>
          </w:rPr>
          <w:delText xml:space="preserve"> (Monthly mean) over La Réunion</w:delText>
        </w:r>
      </w:del>
    </w:p>
    <w:p w14:paraId="705548A1" w14:textId="77777777" w:rsidR="00CB195D" w:rsidRDefault="00CB195D">
      <w:pPr>
        <w:shd w:val="clear" w:color="auto" w:fill="FFFFFF"/>
        <w:spacing w:before="240" w:after="240"/>
        <w:jc w:val="both"/>
        <w:rPr>
          <w:sz w:val="24"/>
          <w:szCs w:val="24"/>
          <w:highlight w:val="white"/>
        </w:rPr>
      </w:pPr>
    </w:p>
    <w:p w14:paraId="12D03FED" w14:textId="77777777" w:rsidR="00CB195D" w:rsidRDefault="00CB195D">
      <w:pPr>
        <w:shd w:val="clear" w:color="auto" w:fill="FFFFFF"/>
        <w:spacing w:before="240" w:after="240"/>
        <w:jc w:val="both"/>
        <w:rPr>
          <w:sz w:val="24"/>
          <w:szCs w:val="24"/>
          <w:highlight w:val="white"/>
        </w:rPr>
      </w:pPr>
    </w:p>
    <w:p w14:paraId="5A312F41" w14:textId="77777777" w:rsidR="00CB195D" w:rsidRDefault="00CB195D">
      <w:pPr>
        <w:shd w:val="clear" w:color="auto" w:fill="FFFFFF"/>
        <w:spacing w:before="240" w:after="240"/>
        <w:jc w:val="both"/>
        <w:rPr>
          <w:sz w:val="24"/>
          <w:szCs w:val="24"/>
          <w:highlight w:val="white"/>
        </w:rPr>
      </w:pPr>
    </w:p>
    <w:p w14:paraId="2BEEA762" w14:textId="54350EF0" w:rsidR="00CB195D" w:rsidRDefault="00000000">
      <w:pPr>
        <w:shd w:val="clear" w:color="auto" w:fill="FFFFFF"/>
        <w:spacing w:before="240" w:after="240"/>
        <w:jc w:val="center"/>
        <w:rPr>
          <w:sz w:val="24"/>
          <w:szCs w:val="24"/>
          <w:highlight w:val="white"/>
        </w:rPr>
      </w:pPr>
      <w:hyperlink w:anchor="D2L_fig_label_Diurnal  cycle of wind speed   over La Réunion">
        <w:r>
          <w:rPr>
            <w:noProof/>
            <w:sz w:val="24"/>
            <w:szCs w:val="24"/>
            <w:highlight w:val="white"/>
          </w:rPr>
          <w:drawing>
            <wp:inline distT="19050" distB="19050" distL="19050" distR="19050" wp14:anchorId="3263E106" wp14:editId="3CBC7EF8">
              <wp:extent cx="5731200" cy="32004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3200400"/>
                      </a:xfrm>
                      <a:prstGeom prst="rect">
                        <a:avLst/>
                      </a:prstGeom>
                      <a:ln/>
                    </pic:spPr>
                  </pic:pic>
                </a:graphicData>
              </a:graphic>
            </wp:inline>
          </w:drawing>
        </w:r>
      </w:hyperlink>
      <w:r>
        <w:rPr>
          <w:sz w:val="24"/>
          <w:szCs w:val="24"/>
          <w:highlight w:val="white"/>
        </w:rPr>
        <w:br/>
        <w:t xml:space="preserve">Figure 4: </w:t>
      </w:r>
      <w:del w:id="177" w:author="Chao TANG" w:date="2023-07-08T20:58:00Z">
        <w:r w:rsidDel="008A6D12">
          <w:rPr>
            <w:sz w:val="24"/>
            <w:szCs w:val="24"/>
            <w:highlight w:val="white"/>
          </w:rPr>
          <w:delText>Diurnal  cycle</w:delText>
        </w:r>
      </w:del>
      <w:ins w:id="178" w:author="Chao TANG" w:date="2023-07-08T20:58:00Z">
        <w:r w:rsidR="008A6D12">
          <w:rPr>
            <w:sz w:val="24"/>
            <w:szCs w:val="24"/>
            <w:highlight w:val="white"/>
          </w:rPr>
          <w:t>Diurnal cycle</w:t>
        </w:r>
      </w:ins>
      <w:r>
        <w:rPr>
          <w:sz w:val="24"/>
          <w:szCs w:val="24"/>
          <w:highlight w:val="white"/>
        </w:rPr>
        <w:t xml:space="preserve"> of wind </w:t>
      </w:r>
      <w:del w:id="179" w:author="Chao TANG" w:date="2023-07-08T20:58:00Z">
        <w:r w:rsidDel="008A6D12">
          <w:rPr>
            <w:sz w:val="24"/>
            <w:szCs w:val="24"/>
            <w:highlight w:val="white"/>
          </w:rPr>
          <w:delText xml:space="preserve">speed   </w:delText>
        </w:r>
      </w:del>
      <w:ins w:id="180" w:author="Chao TANG" w:date="2023-07-08T20:58:00Z">
        <w:r w:rsidR="008A6D12">
          <w:rPr>
            <w:sz w:val="24"/>
            <w:szCs w:val="24"/>
            <w:highlight w:val="white"/>
          </w:rPr>
          <w:t>speed</w:t>
        </w:r>
        <w:r w:rsidR="008A6D12">
          <w:rPr>
            <w:sz w:val="24"/>
            <w:szCs w:val="24"/>
            <w:highlight w:val="white"/>
          </w:rPr>
          <w:t xml:space="preserve"> </w:t>
        </w:r>
      </w:ins>
      <w:r>
        <w:rPr>
          <w:sz w:val="24"/>
          <w:szCs w:val="24"/>
          <w:highlight w:val="white"/>
        </w:rPr>
        <w:t>over La Réunion.</w:t>
      </w:r>
    </w:p>
    <w:p w14:paraId="7D981B1D" w14:textId="77777777" w:rsidR="00CB195D" w:rsidRDefault="00CB195D">
      <w:pPr>
        <w:shd w:val="clear" w:color="auto" w:fill="FFFFFF"/>
        <w:spacing w:before="240" w:after="240"/>
        <w:jc w:val="center"/>
        <w:rPr>
          <w:sz w:val="24"/>
          <w:szCs w:val="24"/>
          <w:highlight w:val="white"/>
        </w:rPr>
      </w:pPr>
    </w:p>
    <w:p w14:paraId="4F55106F" w14:textId="77777777" w:rsidR="00CB195D" w:rsidRDefault="00CB195D">
      <w:pPr>
        <w:shd w:val="clear" w:color="auto" w:fill="FFFFFF"/>
        <w:spacing w:before="240" w:after="240"/>
        <w:jc w:val="center"/>
        <w:rPr>
          <w:sz w:val="24"/>
          <w:szCs w:val="24"/>
          <w:highlight w:val="white"/>
        </w:rPr>
      </w:pPr>
    </w:p>
    <w:p w14:paraId="0D64578E" w14:textId="77777777" w:rsidR="00CB195D" w:rsidRDefault="00000000">
      <w:pPr>
        <w:shd w:val="clear" w:color="auto" w:fill="FFFFFF"/>
        <w:spacing w:before="240" w:after="240"/>
        <w:jc w:val="center"/>
        <w:rPr>
          <w:sz w:val="24"/>
          <w:szCs w:val="24"/>
          <w:highlight w:val="white"/>
        </w:rPr>
      </w:pPr>
      <w:r>
        <w:rPr>
          <w:noProof/>
          <w:sz w:val="24"/>
          <w:szCs w:val="24"/>
          <w:highlight w:val="white"/>
        </w:rPr>
        <w:drawing>
          <wp:inline distT="114300" distB="114300" distL="114300" distR="114300" wp14:anchorId="265FB721" wp14:editId="410127F5">
            <wp:extent cx="5731200" cy="2781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2781300"/>
                    </a:xfrm>
                    <a:prstGeom prst="rect">
                      <a:avLst/>
                    </a:prstGeom>
                    <a:ln/>
                  </pic:spPr>
                </pic:pic>
              </a:graphicData>
            </a:graphic>
          </wp:inline>
        </w:drawing>
      </w:r>
      <w:r>
        <w:rPr>
          <w:sz w:val="24"/>
          <w:szCs w:val="24"/>
          <w:highlight w:val="white"/>
        </w:rPr>
        <w:br/>
        <w:t xml:space="preserve">Figure 5: Seasonal cycle of wind speed (Monthly mean) </w:t>
      </w:r>
      <w:proofErr w:type="gramStart"/>
      <w:r>
        <w:rPr>
          <w:sz w:val="24"/>
          <w:szCs w:val="24"/>
          <w:highlight w:val="white"/>
        </w:rPr>
        <w:t>at  each</w:t>
      </w:r>
      <w:proofErr w:type="gramEnd"/>
      <w:r>
        <w:rPr>
          <w:sz w:val="24"/>
          <w:szCs w:val="24"/>
          <w:highlight w:val="white"/>
        </w:rPr>
        <w:t xml:space="preserve"> site chosen.</w:t>
      </w:r>
    </w:p>
    <w:p w14:paraId="5D7FA545" w14:textId="77777777" w:rsidR="00CB195D" w:rsidRDefault="00CB195D">
      <w:pPr>
        <w:shd w:val="clear" w:color="auto" w:fill="FFFFFF"/>
        <w:spacing w:before="240" w:after="240"/>
        <w:jc w:val="center"/>
        <w:rPr>
          <w:sz w:val="24"/>
          <w:szCs w:val="24"/>
          <w:highlight w:val="white"/>
        </w:rPr>
      </w:pPr>
    </w:p>
    <w:p w14:paraId="04F43B3C" w14:textId="77777777" w:rsidR="00CB195D" w:rsidRDefault="00000000">
      <w:pPr>
        <w:shd w:val="clear" w:color="auto" w:fill="FFFFFF"/>
        <w:spacing w:before="240" w:after="240"/>
        <w:jc w:val="center"/>
        <w:rPr>
          <w:sz w:val="24"/>
          <w:szCs w:val="24"/>
          <w:highlight w:val="white"/>
        </w:rPr>
      </w:pPr>
      <w:r>
        <w:rPr>
          <w:noProof/>
          <w:sz w:val="24"/>
          <w:szCs w:val="24"/>
          <w:highlight w:val="white"/>
        </w:rPr>
        <w:drawing>
          <wp:inline distT="114300" distB="114300" distL="114300" distR="114300" wp14:anchorId="6466B9F8" wp14:editId="53F9425F">
            <wp:extent cx="5731200" cy="2781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781300"/>
                    </a:xfrm>
                    <a:prstGeom prst="rect">
                      <a:avLst/>
                    </a:prstGeom>
                    <a:ln/>
                  </pic:spPr>
                </pic:pic>
              </a:graphicData>
            </a:graphic>
          </wp:inline>
        </w:drawing>
      </w:r>
      <w:r>
        <w:rPr>
          <w:sz w:val="24"/>
          <w:szCs w:val="24"/>
          <w:highlight w:val="white"/>
        </w:rPr>
        <w:br/>
        <w:t>Figure 6: Diurnal cycle of wind speed (daily mean) at each site chosen.</w:t>
      </w:r>
    </w:p>
    <w:p w14:paraId="2891273E" w14:textId="77777777" w:rsidR="00CB195D" w:rsidRDefault="00000000">
      <w:pPr>
        <w:shd w:val="clear" w:color="auto" w:fill="FFFFFF"/>
        <w:spacing w:before="240" w:after="240"/>
        <w:jc w:val="center"/>
        <w:rPr>
          <w:sz w:val="24"/>
          <w:szCs w:val="24"/>
          <w:highlight w:val="white"/>
        </w:rPr>
      </w:pPr>
      <w:r>
        <w:rPr>
          <w:noProof/>
          <w:sz w:val="24"/>
          <w:szCs w:val="24"/>
          <w:highlight w:val="white"/>
        </w:rPr>
        <w:lastRenderedPageBreak/>
        <w:drawing>
          <wp:inline distT="114300" distB="114300" distL="114300" distR="114300" wp14:anchorId="1C742A34" wp14:editId="2F83D1C0">
            <wp:extent cx="5731200" cy="2781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781300"/>
                    </a:xfrm>
                    <a:prstGeom prst="rect">
                      <a:avLst/>
                    </a:prstGeom>
                    <a:ln/>
                  </pic:spPr>
                </pic:pic>
              </a:graphicData>
            </a:graphic>
          </wp:inline>
        </w:drawing>
      </w:r>
      <w:r>
        <w:rPr>
          <w:sz w:val="24"/>
          <w:szCs w:val="24"/>
          <w:highlight w:val="white"/>
        </w:rPr>
        <w:t xml:space="preserve"> </w:t>
      </w:r>
    </w:p>
    <w:p w14:paraId="639B4313" w14:textId="77777777" w:rsidR="00CB195D" w:rsidRDefault="00CB195D">
      <w:pPr>
        <w:shd w:val="clear" w:color="auto" w:fill="FFFFFF"/>
        <w:spacing w:before="240" w:after="240"/>
        <w:jc w:val="center"/>
        <w:rPr>
          <w:sz w:val="24"/>
          <w:szCs w:val="24"/>
          <w:highlight w:val="white"/>
        </w:rPr>
      </w:pPr>
    </w:p>
    <w:p w14:paraId="566909AA" w14:textId="77777777" w:rsidR="00CB195D" w:rsidRDefault="00CB195D">
      <w:pPr>
        <w:shd w:val="clear" w:color="auto" w:fill="FFFFFF"/>
        <w:spacing w:before="240" w:after="240"/>
        <w:jc w:val="center"/>
        <w:rPr>
          <w:sz w:val="24"/>
          <w:szCs w:val="24"/>
          <w:highlight w:val="white"/>
        </w:rPr>
      </w:pPr>
    </w:p>
    <w:p w14:paraId="16A4AFD4" w14:textId="77777777" w:rsidR="00CB195D" w:rsidRDefault="00CB195D">
      <w:pPr>
        <w:shd w:val="clear" w:color="auto" w:fill="FFFFFF"/>
        <w:spacing w:before="240" w:after="240"/>
        <w:jc w:val="center"/>
        <w:rPr>
          <w:b/>
          <w:sz w:val="24"/>
          <w:szCs w:val="24"/>
          <w:highlight w:val="white"/>
        </w:rPr>
      </w:pPr>
    </w:p>
    <w:p w14:paraId="46FA0F2A" w14:textId="77777777" w:rsidR="00CB195D" w:rsidRDefault="00CB195D">
      <w:pPr>
        <w:shd w:val="clear" w:color="auto" w:fill="FFFFFF"/>
        <w:spacing w:before="240" w:after="240"/>
        <w:jc w:val="center"/>
        <w:rPr>
          <w:b/>
          <w:sz w:val="24"/>
          <w:szCs w:val="24"/>
          <w:highlight w:val="white"/>
        </w:rPr>
      </w:pPr>
    </w:p>
    <w:p w14:paraId="02248C1D" w14:textId="77777777" w:rsidR="00CB195D" w:rsidRDefault="00CB195D">
      <w:pPr>
        <w:shd w:val="clear" w:color="auto" w:fill="FFFFFF"/>
        <w:spacing w:before="240" w:after="240"/>
        <w:jc w:val="center"/>
        <w:rPr>
          <w:b/>
          <w:sz w:val="24"/>
          <w:szCs w:val="24"/>
          <w:highlight w:val="white"/>
        </w:rPr>
      </w:pPr>
    </w:p>
    <w:p w14:paraId="4F1FDD72" w14:textId="77777777" w:rsidR="00CB195D" w:rsidRDefault="00CB195D">
      <w:pPr>
        <w:shd w:val="clear" w:color="auto" w:fill="FFFFFF"/>
        <w:spacing w:before="240" w:after="240"/>
        <w:jc w:val="center"/>
        <w:rPr>
          <w:b/>
          <w:sz w:val="24"/>
          <w:szCs w:val="24"/>
          <w:highlight w:val="white"/>
        </w:rPr>
      </w:pPr>
    </w:p>
    <w:p w14:paraId="147F3F01" w14:textId="77777777" w:rsidR="00CB195D" w:rsidRDefault="00CB195D">
      <w:pPr>
        <w:shd w:val="clear" w:color="auto" w:fill="FFFFFF"/>
        <w:spacing w:before="240" w:after="240"/>
        <w:jc w:val="center"/>
        <w:rPr>
          <w:b/>
          <w:sz w:val="24"/>
          <w:szCs w:val="24"/>
          <w:highlight w:val="white"/>
        </w:rPr>
      </w:pPr>
    </w:p>
    <w:p w14:paraId="5FF2675D" w14:textId="31A0EBC4" w:rsidR="00CB195D" w:rsidRDefault="00000000" w:rsidP="00E5395A">
      <w:pPr>
        <w:shd w:val="clear" w:color="auto" w:fill="FFFFFF"/>
        <w:spacing w:before="240" w:after="240"/>
        <w:jc w:val="center"/>
        <w:rPr>
          <w:rFonts w:hint="eastAsia"/>
          <w:sz w:val="24"/>
          <w:szCs w:val="24"/>
          <w:highlight w:val="white"/>
        </w:rPr>
      </w:pPr>
      <w:r>
        <w:rPr>
          <w:b/>
          <w:sz w:val="24"/>
          <w:szCs w:val="24"/>
          <w:highlight w:val="white"/>
        </w:rPr>
        <w:t>5.Conclusion</w:t>
      </w:r>
    </w:p>
    <w:p w14:paraId="71744BB3" w14:textId="77777777" w:rsidR="00CB195D" w:rsidRDefault="00CB195D">
      <w:pPr>
        <w:shd w:val="clear" w:color="auto" w:fill="FFFFFF"/>
        <w:spacing w:before="240" w:after="240"/>
        <w:jc w:val="both"/>
        <w:rPr>
          <w:b/>
          <w:sz w:val="24"/>
          <w:szCs w:val="24"/>
          <w:highlight w:val="white"/>
        </w:rPr>
      </w:pPr>
    </w:p>
    <w:p w14:paraId="158907F8" w14:textId="77777777" w:rsidR="00CB195D" w:rsidRDefault="00CB195D">
      <w:pPr>
        <w:shd w:val="clear" w:color="auto" w:fill="FFFFFF"/>
        <w:spacing w:before="240" w:after="240"/>
        <w:jc w:val="both"/>
        <w:rPr>
          <w:sz w:val="24"/>
          <w:szCs w:val="24"/>
          <w:highlight w:val="white"/>
        </w:rPr>
      </w:pPr>
    </w:p>
    <w:p w14:paraId="450364F9" w14:textId="77777777" w:rsidR="00CB195D" w:rsidRDefault="00CB195D">
      <w:pPr>
        <w:shd w:val="clear" w:color="auto" w:fill="FFFFFF"/>
        <w:spacing w:after="360" w:line="360" w:lineRule="auto"/>
        <w:rPr>
          <w:rFonts w:ascii="Times New Roman" w:eastAsia="Times New Roman" w:hAnsi="Times New Roman" w:cs="Times New Roman"/>
          <w:sz w:val="36"/>
          <w:szCs w:val="36"/>
          <w:highlight w:val="white"/>
        </w:rPr>
      </w:pPr>
    </w:p>
    <w:p w14:paraId="2E4580EC" w14:textId="77777777" w:rsidR="00CB195D" w:rsidRDefault="00000000">
      <w:pPr>
        <w:shd w:val="clear" w:color="auto" w:fill="FFFFFF"/>
        <w:spacing w:after="360" w:line="36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Bibliography</w:t>
      </w:r>
    </w:p>
    <w:p w14:paraId="3B6F96C1" w14:textId="77777777" w:rsidR="00CB195D"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[1] M. </w:t>
      </w:r>
      <w:proofErr w:type="spellStart"/>
      <w:r>
        <w:rPr>
          <w:rFonts w:ascii="Times New Roman" w:eastAsia="Times New Roman" w:hAnsi="Times New Roman" w:cs="Times New Roman"/>
          <w:sz w:val="24"/>
          <w:szCs w:val="24"/>
          <w:highlight w:val="white"/>
        </w:rPr>
        <w:t>Hopuare</w:t>
      </w:r>
      <w:proofErr w:type="spellEnd"/>
      <w:r>
        <w:rPr>
          <w:rFonts w:ascii="Times New Roman" w:eastAsia="Times New Roman" w:hAnsi="Times New Roman" w:cs="Times New Roman"/>
          <w:sz w:val="24"/>
          <w:szCs w:val="24"/>
          <w:highlight w:val="white"/>
        </w:rPr>
        <w:t xml:space="preserve">, T. Manni, V. Laurent, and K. </w:t>
      </w:r>
      <w:proofErr w:type="spellStart"/>
      <w:r>
        <w:rPr>
          <w:rFonts w:ascii="Times New Roman" w:eastAsia="Times New Roman" w:hAnsi="Times New Roman" w:cs="Times New Roman"/>
          <w:sz w:val="24"/>
          <w:szCs w:val="24"/>
          <w:highlight w:val="white"/>
        </w:rPr>
        <w:t>Maamaatuaiahutapu</w:t>
      </w:r>
      <w:proofErr w:type="spellEnd"/>
      <w:r>
        <w:rPr>
          <w:rFonts w:ascii="Times New Roman" w:eastAsia="Times New Roman" w:hAnsi="Times New Roman" w:cs="Times New Roman"/>
          <w:sz w:val="24"/>
          <w:szCs w:val="24"/>
          <w:highlight w:val="white"/>
        </w:rPr>
        <w:t xml:space="preserve">, “Investigating Wind Energy Potential in Tahiti, French Polynesia,” </w:t>
      </w:r>
      <w:r>
        <w:rPr>
          <w:rFonts w:ascii="Times New Roman" w:eastAsia="Times New Roman" w:hAnsi="Times New Roman" w:cs="Times New Roman"/>
          <w:i/>
          <w:sz w:val="24"/>
          <w:szCs w:val="24"/>
          <w:highlight w:val="white"/>
        </w:rPr>
        <w:t>Energies</w:t>
      </w:r>
      <w:r>
        <w:rPr>
          <w:rFonts w:ascii="Times New Roman" w:eastAsia="Times New Roman" w:hAnsi="Times New Roman" w:cs="Times New Roman"/>
          <w:sz w:val="24"/>
          <w:szCs w:val="24"/>
          <w:highlight w:val="white"/>
        </w:rPr>
        <w:t xml:space="preserve">, vol. 15, no. 6, p. 2090, Mar. 2022,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xml:space="preserve">: </w:t>
      </w:r>
      <w:hyperlink r:id="rId17">
        <w:r>
          <w:rPr>
            <w:rFonts w:ascii="Times New Roman" w:eastAsia="Times New Roman" w:hAnsi="Times New Roman" w:cs="Times New Roman"/>
            <w:color w:val="1155CC"/>
            <w:sz w:val="24"/>
            <w:szCs w:val="24"/>
            <w:highlight w:val="white"/>
            <w:u w:val="single"/>
          </w:rPr>
          <w:t>https://doi.org/10.3390/en15062090</w:t>
        </w:r>
      </w:hyperlink>
      <w:r>
        <w:rPr>
          <w:rFonts w:ascii="Times New Roman" w:eastAsia="Times New Roman" w:hAnsi="Times New Roman" w:cs="Times New Roman"/>
          <w:sz w:val="24"/>
          <w:szCs w:val="24"/>
          <w:highlight w:val="white"/>
        </w:rPr>
        <w:t>.</w:t>
      </w:r>
    </w:p>
    <w:p w14:paraId="42F74CB8" w14:textId="77777777" w:rsidR="00CB195D" w:rsidRDefault="00CB195D">
      <w:pPr>
        <w:shd w:val="clear" w:color="auto" w:fill="FFFFFF"/>
        <w:spacing w:line="480" w:lineRule="auto"/>
        <w:rPr>
          <w:rFonts w:ascii="Times New Roman" w:eastAsia="Times New Roman" w:hAnsi="Times New Roman" w:cs="Times New Roman"/>
          <w:sz w:val="24"/>
          <w:szCs w:val="24"/>
          <w:highlight w:val="white"/>
        </w:rPr>
      </w:pPr>
    </w:p>
    <w:p w14:paraId="24470A2F" w14:textId="77777777" w:rsidR="00CB195D" w:rsidRDefault="00000000">
      <w:pPr>
        <w:shd w:val="clear" w:color="auto" w:fill="FFFFFF"/>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roofErr w:type="gramStart"/>
      <w:r>
        <w:rPr>
          <w:rFonts w:ascii="Times New Roman" w:eastAsia="Times New Roman" w:hAnsi="Times New Roman" w:cs="Times New Roman"/>
          <w:sz w:val="24"/>
          <w:szCs w:val="24"/>
          <w:highlight w:val="white"/>
        </w:rPr>
        <w:t>]  “</w:t>
      </w:r>
      <w:proofErr w:type="gramEnd"/>
      <w:r>
        <w:rPr>
          <w:rFonts w:ascii="Times New Roman" w:eastAsia="Times New Roman" w:hAnsi="Times New Roman" w:cs="Times New Roman"/>
          <w:sz w:val="24"/>
          <w:szCs w:val="24"/>
          <w:highlight w:val="white"/>
        </w:rPr>
        <w:t xml:space="preserve">Copernicus Climate Data Store ,” </w:t>
      </w:r>
      <w:r>
        <w:rPr>
          <w:rFonts w:ascii="Times New Roman" w:eastAsia="Times New Roman" w:hAnsi="Times New Roman" w:cs="Times New Roman"/>
          <w:i/>
          <w:sz w:val="24"/>
          <w:szCs w:val="24"/>
          <w:highlight w:val="white"/>
        </w:rPr>
        <w:t>cds.climate.copernicus.eu</w:t>
      </w:r>
      <w:r>
        <w:rPr>
          <w:rFonts w:ascii="Times New Roman" w:eastAsia="Times New Roman" w:hAnsi="Times New Roman" w:cs="Times New Roman"/>
          <w:sz w:val="24"/>
          <w:szCs w:val="24"/>
          <w:highlight w:val="white"/>
        </w:rPr>
        <w:t xml:space="preserve">. </w:t>
      </w:r>
      <w:hyperlink r:id="rId18">
        <w:r>
          <w:rPr>
            <w:rFonts w:ascii="Times New Roman" w:eastAsia="Times New Roman" w:hAnsi="Times New Roman" w:cs="Times New Roman"/>
            <w:color w:val="1155CC"/>
            <w:sz w:val="24"/>
            <w:szCs w:val="24"/>
            <w:highlight w:val="white"/>
            <w:u w:val="single"/>
          </w:rPr>
          <w:t>https://cds.climate.copernicus.eu/cdsapp#</w:t>
        </w:r>
      </w:hyperlink>
    </w:p>
    <w:p w14:paraId="545E70A9" w14:textId="77777777" w:rsidR="00CB195D" w:rsidRDefault="00CB195D">
      <w:pPr>
        <w:shd w:val="clear" w:color="auto" w:fill="FFFFFF"/>
        <w:spacing w:line="480" w:lineRule="auto"/>
        <w:rPr>
          <w:rFonts w:ascii="Times New Roman" w:eastAsia="Times New Roman" w:hAnsi="Times New Roman" w:cs="Times New Roman"/>
          <w:sz w:val="24"/>
          <w:szCs w:val="24"/>
          <w:highlight w:val="white"/>
        </w:rPr>
      </w:pPr>
    </w:p>
    <w:p w14:paraId="4614D717" w14:textId="77777777" w:rsidR="00CB195D" w:rsidRDefault="00CB195D">
      <w:pPr>
        <w:shd w:val="clear" w:color="auto" w:fill="FFFFFF"/>
        <w:spacing w:line="480" w:lineRule="auto"/>
        <w:ind w:left="720"/>
        <w:rPr>
          <w:rFonts w:ascii="Times New Roman" w:eastAsia="Times New Roman" w:hAnsi="Times New Roman" w:cs="Times New Roman"/>
          <w:sz w:val="36"/>
          <w:szCs w:val="36"/>
          <w:highlight w:val="white"/>
        </w:rPr>
      </w:pPr>
    </w:p>
    <w:p w14:paraId="288C6313" w14:textId="77777777" w:rsidR="00CB195D" w:rsidRDefault="00CB195D">
      <w:pPr>
        <w:shd w:val="clear" w:color="auto" w:fill="FFFFFF"/>
        <w:spacing w:line="480" w:lineRule="auto"/>
        <w:ind w:left="720"/>
        <w:rPr>
          <w:sz w:val="24"/>
          <w:szCs w:val="24"/>
          <w:highlight w:val="white"/>
        </w:rPr>
      </w:pPr>
    </w:p>
    <w:p w14:paraId="2CC1A1F3" w14:textId="77777777" w:rsidR="00CB195D" w:rsidRDefault="00CB195D">
      <w:pPr>
        <w:shd w:val="clear" w:color="auto" w:fill="FFFFFF"/>
        <w:spacing w:before="240" w:after="240"/>
        <w:jc w:val="both"/>
        <w:rPr>
          <w:sz w:val="24"/>
          <w:szCs w:val="24"/>
          <w:highlight w:val="white"/>
        </w:rPr>
      </w:pPr>
    </w:p>
    <w:p w14:paraId="1B6EBD26" w14:textId="77777777" w:rsidR="00CB195D" w:rsidRDefault="00CB195D">
      <w:pPr>
        <w:shd w:val="clear" w:color="auto" w:fill="FFFFFF"/>
        <w:spacing w:before="240" w:after="240"/>
        <w:jc w:val="both"/>
        <w:rPr>
          <w:sz w:val="24"/>
          <w:szCs w:val="24"/>
          <w:highlight w:val="white"/>
        </w:rPr>
      </w:pPr>
    </w:p>
    <w:p w14:paraId="025B146E" w14:textId="77777777" w:rsidR="00CB195D" w:rsidRDefault="00CB195D">
      <w:pPr>
        <w:shd w:val="clear" w:color="auto" w:fill="FFFFFF"/>
        <w:spacing w:before="240" w:line="480" w:lineRule="auto"/>
        <w:jc w:val="center"/>
        <w:rPr>
          <w:sz w:val="24"/>
          <w:szCs w:val="24"/>
          <w:highlight w:val="white"/>
        </w:rPr>
      </w:pPr>
    </w:p>
    <w:p w14:paraId="7B2B6738" w14:textId="77777777" w:rsidR="00CB195D" w:rsidRDefault="00CB195D">
      <w:pPr>
        <w:shd w:val="clear" w:color="auto" w:fill="FFFFFF"/>
        <w:spacing w:before="240" w:line="480" w:lineRule="auto"/>
        <w:jc w:val="center"/>
        <w:rPr>
          <w:b/>
          <w:sz w:val="24"/>
          <w:szCs w:val="24"/>
          <w:highlight w:val="white"/>
        </w:rPr>
      </w:pPr>
    </w:p>
    <w:p w14:paraId="4B23D671" w14:textId="77777777" w:rsidR="00CB195D" w:rsidRDefault="00CB195D">
      <w:pPr>
        <w:shd w:val="clear" w:color="auto" w:fill="FFFFFF"/>
        <w:spacing w:before="240" w:line="480" w:lineRule="auto"/>
        <w:jc w:val="center"/>
        <w:rPr>
          <w:b/>
          <w:sz w:val="24"/>
          <w:szCs w:val="24"/>
          <w:highlight w:val="white"/>
        </w:rPr>
      </w:pPr>
    </w:p>
    <w:p w14:paraId="38E68AA3" w14:textId="77777777" w:rsidR="00CB195D" w:rsidRDefault="00CB195D">
      <w:pPr>
        <w:shd w:val="clear" w:color="auto" w:fill="FFFFFF"/>
        <w:spacing w:before="240" w:after="240"/>
        <w:jc w:val="both"/>
        <w:rPr>
          <w:sz w:val="24"/>
          <w:szCs w:val="24"/>
          <w:highlight w:val="white"/>
        </w:rPr>
      </w:pPr>
    </w:p>
    <w:p w14:paraId="7F616408" w14:textId="77777777" w:rsidR="00CB195D" w:rsidRDefault="00CB195D">
      <w:pPr>
        <w:shd w:val="clear" w:color="auto" w:fill="FFFFFF"/>
        <w:spacing w:before="240" w:after="240"/>
        <w:jc w:val="both"/>
        <w:rPr>
          <w:sz w:val="24"/>
          <w:szCs w:val="24"/>
          <w:highlight w:val="white"/>
        </w:rPr>
      </w:pPr>
    </w:p>
    <w:p w14:paraId="5647786C" w14:textId="77777777" w:rsidR="00CB195D" w:rsidRDefault="00CB195D">
      <w:pPr>
        <w:shd w:val="clear" w:color="auto" w:fill="FFFFFF"/>
        <w:spacing w:before="240" w:line="480" w:lineRule="auto"/>
        <w:jc w:val="center"/>
        <w:rPr>
          <w:sz w:val="24"/>
          <w:szCs w:val="24"/>
          <w:highlight w:val="white"/>
        </w:rPr>
      </w:pPr>
    </w:p>
    <w:p w14:paraId="0EE3A845" w14:textId="77777777" w:rsidR="00CB195D" w:rsidRDefault="00CB195D">
      <w:pPr>
        <w:shd w:val="clear" w:color="auto" w:fill="FFFFFF"/>
        <w:spacing w:before="240" w:line="480" w:lineRule="auto"/>
        <w:jc w:val="center"/>
        <w:rPr>
          <w:sz w:val="24"/>
          <w:szCs w:val="24"/>
          <w:highlight w:val="white"/>
        </w:rPr>
      </w:pPr>
    </w:p>
    <w:p w14:paraId="4EBB1B29" w14:textId="77777777" w:rsidR="00CB195D" w:rsidRDefault="00CB195D">
      <w:pPr>
        <w:rPr>
          <w:b/>
          <w:sz w:val="24"/>
          <w:szCs w:val="24"/>
        </w:rPr>
      </w:pPr>
    </w:p>
    <w:p w14:paraId="7B0DC14B" w14:textId="77777777" w:rsidR="00CB195D" w:rsidRDefault="00CB195D">
      <w:pPr>
        <w:rPr>
          <w:b/>
          <w:sz w:val="24"/>
          <w:szCs w:val="24"/>
        </w:rPr>
      </w:pPr>
    </w:p>
    <w:p w14:paraId="59BD4C70" w14:textId="77777777" w:rsidR="00CB195D" w:rsidRDefault="00CB195D">
      <w:pPr>
        <w:rPr>
          <w:b/>
          <w:sz w:val="24"/>
          <w:szCs w:val="24"/>
        </w:rPr>
      </w:pPr>
    </w:p>
    <w:p w14:paraId="4E2A37A2" w14:textId="77777777" w:rsidR="00CB195D" w:rsidRDefault="00CB195D">
      <w:pPr>
        <w:rPr>
          <w:sz w:val="24"/>
          <w:szCs w:val="24"/>
        </w:rPr>
      </w:pPr>
    </w:p>
    <w:p w14:paraId="44A51E9D" w14:textId="77777777" w:rsidR="00CB195D" w:rsidRDefault="00CB195D">
      <w:pPr>
        <w:rPr>
          <w:b/>
          <w:sz w:val="24"/>
          <w:szCs w:val="24"/>
        </w:rPr>
      </w:pPr>
    </w:p>
    <w:p w14:paraId="0D9441EF" w14:textId="77777777" w:rsidR="00CB195D" w:rsidRDefault="00CB195D">
      <w:pPr>
        <w:jc w:val="both"/>
        <w:rPr>
          <w:b/>
          <w:sz w:val="24"/>
          <w:szCs w:val="24"/>
        </w:rPr>
      </w:pPr>
    </w:p>
    <w:sectPr w:rsidR="00CB195D">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Chao TANG" w:date="2023-07-08T17:35:00Z" w:initials="ctang">
    <w:p w14:paraId="0610971E" w14:textId="77777777" w:rsidR="00EA01B8" w:rsidRDefault="00EA01B8" w:rsidP="0028025E">
      <w:r>
        <w:rPr>
          <w:rStyle w:val="CommentReference"/>
        </w:rPr>
        <w:annotationRef/>
      </w:r>
      <w:r>
        <w:rPr>
          <w:color w:val="000000"/>
        </w:rPr>
        <w:t>Difficult to understand,?</w:t>
      </w:r>
    </w:p>
  </w:comment>
  <w:comment w:id="22" w:author="Chao TANG" w:date="2023-07-08T21:06:00Z" w:initials="ctang">
    <w:p w14:paraId="507E5AD1" w14:textId="77777777" w:rsidR="002C180B" w:rsidRDefault="002C180B" w:rsidP="00CB283E">
      <w:r>
        <w:rPr>
          <w:rStyle w:val="CommentReference"/>
        </w:rPr>
        <w:annotationRef/>
      </w:r>
      <w:r>
        <w:t>make sure the name is right and identic throughout this paper, I saw you use “ERA5 Land” in a table.</w:t>
      </w:r>
    </w:p>
  </w:comment>
  <w:comment w:id="26" w:author="Beatrice Morel" w:date="2023-07-02T03:26:00Z" w:initials="">
    <w:p w14:paraId="6F1289D0" w14:textId="2E5B30C2" w:rsidR="00CB195D" w:rsidRDefault="00000000">
      <w:pPr>
        <w:widowControl w:val="0"/>
        <w:pBdr>
          <w:top w:val="nil"/>
          <w:left w:val="nil"/>
          <w:bottom w:val="nil"/>
          <w:right w:val="nil"/>
          <w:between w:val="nil"/>
        </w:pBdr>
        <w:spacing w:line="240" w:lineRule="auto"/>
        <w:rPr>
          <w:color w:val="000000"/>
        </w:rPr>
      </w:pPr>
      <w:r>
        <w:rPr>
          <w:rFonts w:eastAsia="Arial"/>
          <w:color w:val="000000"/>
        </w:rPr>
        <w:t>@liliane.uwajeneza@univ-reunion.fr </w:t>
      </w:r>
    </w:p>
    <w:p w14:paraId="353DF350" w14:textId="77777777" w:rsidR="00CB195D" w:rsidRDefault="00000000">
      <w:pPr>
        <w:widowControl w:val="0"/>
        <w:pBdr>
          <w:top w:val="nil"/>
          <w:left w:val="nil"/>
          <w:bottom w:val="nil"/>
          <w:right w:val="nil"/>
          <w:between w:val="nil"/>
        </w:pBdr>
        <w:spacing w:line="240" w:lineRule="auto"/>
        <w:rPr>
          <w:color w:val="000000"/>
        </w:rPr>
      </w:pPr>
      <w:r>
        <w:rPr>
          <w:rFonts w:eastAsia="Arial"/>
          <w:color w:val="000000"/>
        </w:rPr>
        <w:t>Depending on the results for the WPD, a sentence (conclusion) to be added ?</w:t>
      </w:r>
    </w:p>
  </w:comment>
  <w:comment w:id="28" w:author="Chao TANG" w:date="2023-07-08T21:09:00Z" w:initials="ctang">
    <w:p w14:paraId="23BE8822" w14:textId="77777777" w:rsidR="00335043" w:rsidRDefault="00335043" w:rsidP="00B43DF9">
      <w:r>
        <w:rPr>
          <w:rStyle w:val="CommentReference"/>
        </w:rPr>
        <w:annotationRef/>
      </w:r>
      <w:r>
        <w:rPr>
          <w:color w:val="000000"/>
        </w:rPr>
        <w:t>I agree, conclusion is missing here.</w:t>
      </w:r>
    </w:p>
  </w:comment>
  <w:comment w:id="27" w:author="Liliane UWAJENEZA" w:date="2023-07-02T08:31:00Z" w:initials="">
    <w:p w14:paraId="24AC1C8E" w14:textId="00C00B1E" w:rsidR="00CB195D" w:rsidRDefault="00000000">
      <w:pPr>
        <w:widowControl w:val="0"/>
        <w:pBdr>
          <w:top w:val="nil"/>
          <w:left w:val="nil"/>
          <w:bottom w:val="nil"/>
          <w:right w:val="nil"/>
          <w:between w:val="nil"/>
        </w:pBdr>
        <w:spacing w:line="240" w:lineRule="auto"/>
        <w:rPr>
          <w:color w:val="000000"/>
        </w:rPr>
      </w:pPr>
      <w:r>
        <w:rPr>
          <w:rFonts w:eastAsia="Arial"/>
          <w:color w:val="000000"/>
        </w:rPr>
        <w:t>Yes</w:t>
      </w:r>
    </w:p>
  </w:comment>
  <w:comment w:id="29" w:author="Chao TANG" w:date="2023-07-08T18:33:00Z" w:initials="ctang">
    <w:p w14:paraId="1D16D943" w14:textId="372FAC17" w:rsidR="00C13D71" w:rsidRDefault="00C13D71" w:rsidP="003D3E89">
      <w:r>
        <w:rPr>
          <w:rStyle w:val="CommentReference"/>
        </w:rPr>
        <w:annotationRef/>
      </w:r>
      <w:r>
        <w:rPr>
          <w:color w:val="000000"/>
        </w:rPr>
        <w:t>a spatial distribution will help to show the necessarity of using modeled data.</w:t>
      </w:r>
    </w:p>
  </w:comment>
  <w:comment w:id="30" w:author="Chao TANG" w:date="2023-07-08T21:00:00Z" w:initials="ctang">
    <w:p w14:paraId="111B7573" w14:textId="77777777" w:rsidR="00E5395A" w:rsidRDefault="002C180B" w:rsidP="007E2E7B">
      <w:r>
        <w:rPr>
          <w:rStyle w:val="CommentReference"/>
        </w:rPr>
        <w:annotationRef/>
      </w:r>
      <w:r w:rsidR="00E5395A">
        <w:t>I just saw that you have a map of stations, just mention that plot in this subsection and express why the model data is needed for your propose.</w:t>
      </w:r>
    </w:p>
  </w:comment>
  <w:comment w:id="33" w:author="Chao TANG" w:date="2023-07-08T21:10:00Z" w:initials="ctang">
    <w:p w14:paraId="08406BE1" w14:textId="77856FCF" w:rsidR="00335043" w:rsidRDefault="00335043" w:rsidP="00C421FD">
      <w:r>
        <w:rPr>
          <w:rStyle w:val="CommentReference"/>
        </w:rPr>
        <w:annotationRef/>
      </w:r>
      <w:r>
        <w:rPr>
          <w:color w:val="000000"/>
        </w:rPr>
        <w:t>are you sure it is not above groud level ?</w:t>
      </w:r>
    </w:p>
  </w:comment>
  <w:comment w:id="35" w:author="Chao TANG" w:date="2023-07-08T21:12:00Z" w:initials="ctang">
    <w:p w14:paraId="525E1154" w14:textId="77777777" w:rsidR="00335043" w:rsidRDefault="00335043" w:rsidP="00F55E37">
      <w:r>
        <w:rPr>
          <w:rStyle w:val="CommentReference"/>
        </w:rPr>
        <w:annotationRef/>
      </w:r>
      <w:r>
        <w:rPr>
          <w:color w:val="000000"/>
        </w:rPr>
        <w:t>here it’s better to give a reason for this selection.</w:t>
      </w:r>
    </w:p>
  </w:comment>
  <w:comment w:id="39" w:author="Chao TANG" w:date="2023-07-08T21:02:00Z" w:initials="ctang">
    <w:p w14:paraId="321B78D8" w14:textId="3EF477D1" w:rsidR="002C180B" w:rsidRDefault="002C180B" w:rsidP="00236FB7">
      <w:r>
        <w:rPr>
          <w:rStyle w:val="CommentReference"/>
        </w:rPr>
        <w:annotationRef/>
      </w:r>
      <w:r>
        <w:rPr>
          <w:color w:val="000000"/>
        </w:rPr>
        <w:t>use one of ‘La Réunion’, ‘Reunion’.</w:t>
      </w:r>
    </w:p>
  </w:comment>
  <w:comment w:id="40" w:author="Chao TANG" w:date="2023-07-08T21:13:00Z" w:initials="ctang">
    <w:p w14:paraId="68FA4345" w14:textId="77777777" w:rsidR="00335043" w:rsidRDefault="00335043" w:rsidP="00BF5677">
      <w:r>
        <w:rPr>
          <w:rStyle w:val="CommentReference"/>
        </w:rPr>
        <w:annotationRef/>
      </w:r>
      <w:r>
        <w:rPr>
          <w:color w:val="000000"/>
        </w:rPr>
        <w:t>And, as mentioned above, “all stations”, “7 selected” stations, so make it clear for this table in the caption, that’s “all available stations” I guess.</w:t>
      </w:r>
    </w:p>
  </w:comment>
  <w:comment w:id="44" w:author="Chao TANG" w:date="2023-07-08T21:18:00Z" w:initials="ctang">
    <w:p w14:paraId="7390FD5F" w14:textId="77777777" w:rsidR="00940016" w:rsidRDefault="00940016" w:rsidP="001B7330">
      <w:r>
        <w:rPr>
          <w:rStyle w:val="CommentReference"/>
        </w:rPr>
        <w:annotationRef/>
      </w:r>
      <w:r>
        <w:rPr>
          <w:color w:val="000000"/>
        </w:rPr>
        <w:t xml:space="preserve">I think here, more information is needed, to clearify the differences and relationships between these 3 datasets. all these will be used for the model data comparison. </w:t>
      </w:r>
    </w:p>
    <w:p w14:paraId="776061AD" w14:textId="77777777" w:rsidR="00940016" w:rsidRDefault="00940016" w:rsidP="001B7330">
      <w:r>
        <w:rPr>
          <w:color w:val="000000"/>
        </w:rPr>
        <w:t>Maybe you can find some useful info on the site of ERA5_Land and ERA5, for example.</w:t>
      </w:r>
    </w:p>
  </w:comment>
  <w:comment w:id="78" w:author="Chao TANG" w:date="2023-07-08T18:27:00Z" w:initials="ctang">
    <w:p w14:paraId="50D7F71D" w14:textId="083E9E8C" w:rsidR="00E56B14" w:rsidRDefault="00E56B14" w:rsidP="002E1B4A">
      <w:r>
        <w:rPr>
          <w:rStyle w:val="CommentReference"/>
        </w:rPr>
        <w:annotationRef/>
      </w:r>
      <w:r>
        <w:rPr>
          <w:color w:val="000000"/>
        </w:rPr>
        <w:t>maybe give a value here</w:t>
      </w:r>
    </w:p>
  </w:comment>
  <w:comment w:id="94" w:author="Chao TANG" w:date="2023-07-08T18:29:00Z" w:initials="ctang">
    <w:p w14:paraId="3408325A" w14:textId="77777777" w:rsidR="00E56B14" w:rsidRDefault="00E56B14" w:rsidP="0078115F">
      <w:r>
        <w:rPr>
          <w:rStyle w:val="CommentReference"/>
        </w:rPr>
        <w:annotationRef/>
      </w:r>
      <w:r>
        <w:rPr>
          <w:color w:val="000000"/>
        </w:rPr>
        <w:t>another sub-section for model intercomparison ?</w:t>
      </w:r>
    </w:p>
    <w:p w14:paraId="4DAD5FA2" w14:textId="77777777" w:rsidR="00E56B14" w:rsidRDefault="00E56B14" w:rsidP="0078115F"/>
  </w:comment>
  <w:comment w:id="149" w:author="Chao TANG" w:date="2023-07-08T21:23:00Z" w:initials="ctang">
    <w:p w14:paraId="74D7B5F1" w14:textId="77777777" w:rsidR="00940016" w:rsidRDefault="00940016" w:rsidP="006B3AF7">
      <w:r>
        <w:rPr>
          <w:rStyle w:val="CommentReference"/>
        </w:rPr>
        <w:annotationRef/>
      </w:r>
      <w:r>
        <w:rPr>
          <w:color w:val="000000"/>
        </w:rPr>
        <w:t>two sentenses merged ?</w:t>
      </w:r>
    </w:p>
  </w:comment>
  <w:comment w:id="163" w:author="Beatrice Morel" w:date="2023-07-02T03:30:00Z" w:initials="">
    <w:p w14:paraId="79D03AEA" w14:textId="6D31E3FE" w:rsidR="00CB195D" w:rsidRDefault="00000000">
      <w:pPr>
        <w:widowControl w:val="0"/>
        <w:pBdr>
          <w:top w:val="nil"/>
          <w:left w:val="nil"/>
          <w:bottom w:val="nil"/>
          <w:right w:val="nil"/>
          <w:between w:val="nil"/>
        </w:pBdr>
        <w:spacing w:line="240" w:lineRule="auto"/>
        <w:rPr>
          <w:color w:val="000000"/>
        </w:rPr>
      </w:pPr>
      <w:r>
        <w:rPr>
          <w:rFonts w:eastAsia="Arial"/>
          <w:color w:val="000000"/>
        </w:rPr>
        <w:t>Is this possible to make the mean values more visible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10971E" w15:done="0"/>
  <w15:commentEx w15:paraId="507E5AD1" w15:done="0"/>
  <w15:commentEx w15:paraId="353DF350" w15:done="0"/>
  <w15:commentEx w15:paraId="23BE8822" w15:paraIdParent="353DF350" w15:done="0"/>
  <w15:commentEx w15:paraId="24AC1C8E" w15:done="0"/>
  <w15:commentEx w15:paraId="1D16D943" w15:done="0"/>
  <w15:commentEx w15:paraId="111B7573" w15:paraIdParent="1D16D943" w15:done="0"/>
  <w15:commentEx w15:paraId="08406BE1" w15:done="0"/>
  <w15:commentEx w15:paraId="525E1154" w15:done="0"/>
  <w15:commentEx w15:paraId="321B78D8" w15:done="0"/>
  <w15:commentEx w15:paraId="68FA4345" w15:paraIdParent="321B78D8" w15:done="0"/>
  <w15:commentEx w15:paraId="776061AD" w15:done="0"/>
  <w15:commentEx w15:paraId="50D7F71D" w15:done="0"/>
  <w15:commentEx w15:paraId="4DAD5FA2" w15:done="0"/>
  <w15:commentEx w15:paraId="74D7B5F1" w15:done="0"/>
  <w15:commentEx w15:paraId="79D03A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41CF2" w16cex:dateUtc="2023-07-08T13:35:00Z"/>
  <w16cex:commentExtensible w16cex:durableId="28544E6E" w16cex:dateUtc="2023-07-08T17:06:00Z"/>
  <w16cex:commentExtensible w16cex:durableId="28544EF6" w16cex:dateUtc="2023-07-08T17:09:00Z"/>
  <w16cex:commentExtensible w16cex:durableId="28542A61" w16cex:dateUtc="2023-07-08T14:33:00Z"/>
  <w16cex:commentExtensible w16cex:durableId="28544CDC" w16cex:dateUtc="2023-07-08T17:00:00Z"/>
  <w16cex:commentExtensible w16cex:durableId="28544F50" w16cex:dateUtc="2023-07-08T17:10:00Z"/>
  <w16cex:commentExtensible w16cex:durableId="28544FA7" w16cex:dateUtc="2023-07-08T17:12:00Z"/>
  <w16cex:commentExtensible w16cex:durableId="28544D61" w16cex:dateUtc="2023-07-08T17:02:00Z"/>
  <w16cex:commentExtensible w16cex:durableId="28545016" w16cex:dateUtc="2023-07-08T17:13:00Z"/>
  <w16cex:commentExtensible w16cex:durableId="28545119" w16cex:dateUtc="2023-07-08T17:18:00Z"/>
  <w16cex:commentExtensible w16cex:durableId="2854290E" w16cex:dateUtc="2023-07-08T14:27:00Z"/>
  <w16cex:commentExtensible w16cex:durableId="285429A4" w16cex:dateUtc="2023-07-08T14:29:00Z"/>
  <w16cex:commentExtensible w16cex:durableId="2854526F" w16cex:dateUtc="2023-07-08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10971E" w16cid:durableId="28541CF2"/>
  <w16cid:commentId w16cid:paraId="507E5AD1" w16cid:durableId="28544E6E"/>
  <w16cid:commentId w16cid:paraId="353DF350" w16cid:durableId="28541C52"/>
  <w16cid:commentId w16cid:paraId="23BE8822" w16cid:durableId="28544EF6"/>
  <w16cid:commentId w16cid:paraId="24AC1C8E" w16cid:durableId="28541C53"/>
  <w16cid:commentId w16cid:paraId="1D16D943" w16cid:durableId="28542A61"/>
  <w16cid:commentId w16cid:paraId="111B7573" w16cid:durableId="28544CDC"/>
  <w16cid:commentId w16cid:paraId="08406BE1" w16cid:durableId="28544F50"/>
  <w16cid:commentId w16cid:paraId="525E1154" w16cid:durableId="28544FA7"/>
  <w16cid:commentId w16cid:paraId="321B78D8" w16cid:durableId="28544D61"/>
  <w16cid:commentId w16cid:paraId="68FA4345" w16cid:durableId="28545016"/>
  <w16cid:commentId w16cid:paraId="776061AD" w16cid:durableId="28545119"/>
  <w16cid:commentId w16cid:paraId="50D7F71D" w16cid:durableId="2854290E"/>
  <w16cid:commentId w16cid:paraId="4DAD5FA2" w16cid:durableId="285429A4"/>
  <w16cid:commentId w16cid:paraId="74D7B5F1" w16cid:durableId="2854526F"/>
  <w16cid:commentId w16cid:paraId="79D03AEA" w16cid:durableId="28541C5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54F27"/>
    <w:multiLevelType w:val="multilevel"/>
    <w:tmpl w:val="B7D4D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064618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o TANG">
    <w15:presenceInfo w15:providerId="None" w15:userId="Chao T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oNotDisplayPageBoundaries/>
  <w:bordersDoNotSurroundHeader/>
  <w:bordersDoNotSurroundFooter/>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95D"/>
    <w:rsid w:val="002C180B"/>
    <w:rsid w:val="00335043"/>
    <w:rsid w:val="008A6D12"/>
    <w:rsid w:val="00940016"/>
    <w:rsid w:val="00C13D71"/>
    <w:rsid w:val="00CB195D"/>
    <w:rsid w:val="00E5395A"/>
    <w:rsid w:val="00E56B14"/>
    <w:rsid w:val="00EA0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1F46485"/>
  <w15:docId w15:val="{90C27F7B-AE9F-5343-BA8A-AE8C32DE6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21"/>
      <w:szCs w:val="21"/>
    </w:rPr>
  </w:style>
  <w:style w:type="paragraph" w:styleId="Revision">
    <w:name w:val="Revision"/>
    <w:hidden/>
    <w:uiPriority w:val="99"/>
    <w:semiHidden/>
    <w:rsid w:val="00EA01B8"/>
    <w:pPr>
      <w:spacing w:line="240" w:lineRule="auto"/>
    </w:pPr>
  </w:style>
  <w:style w:type="paragraph" w:styleId="CommentSubject">
    <w:name w:val="annotation subject"/>
    <w:basedOn w:val="CommentText"/>
    <w:next w:val="CommentText"/>
    <w:link w:val="CommentSubjectChar"/>
    <w:uiPriority w:val="99"/>
    <w:semiHidden/>
    <w:unhideWhenUsed/>
    <w:rsid w:val="00EA01B8"/>
    <w:rPr>
      <w:b/>
      <w:bCs/>
    </w:rPr>
  </w:style>
  <w:style w:type="character" w:customStyle="1" w:styleId="CommentSubjectChar">
    <w:name w:val="Comment Subject Char"/>
    <w:basedOn w:val="CommentTextChar"/>
    <w:link w:val="CommentSubject"/>
    <w:uiPriority w:val="99"/>
    <w:semiHidden/>
    <w:rsid w:val="00EA01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cds.climate.copernicus.eu/cdsapp"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3390/en15062090"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Month>March</b:Month>
    <b:DayAccessed>2</b:DayAccessed>
    <b:Day>13</b:Day>
    <b:Year>2022</b:Year>
    <b:SourceType>ArticleInAPeriodical</b:SourceType>
    <b:URL>https://www.researchgate.net/publication/359197510_Investigating_Wind_Energy_Potential_in_Tahiti_French_Polynesia</b:URL>
    <b:Title>(PDF) Investigating Wind Energy Potential in Tahiti, French Polynesia</b:Title>
    <b:MonthAccessed>July</b:MonthAccessed>
    <b:YearAccessed>2023</b:YearAccessed>
    <b:PeriodicalTitle>ResearchGate</b:PeriodicalTitle>
    <b:Gdcea>{"AccessedType":"Website"}</b:Gdcea>
    <b:Author>
      <b:Author>
        <b:NameList>
          <b:Person>
            <b:First>Marania</b:First>
            <b:Last>Hopuare</b:Last>
          </b:Person>
        </b:NameList>
      </b:Author>
    </b:Author>
  </b:Source>
  <b:Source>
    <b:Tag>source2</b:Tag>
    <b:DayAccessed>2</b:DayAccessed>
    <b:SourceType>DocumentFromInternetSite</b:SourceType>
    <b:URL>https://cds.climate.copernicus.eu/cdsapp#!/dataset/reanalysis-era5-single-levels?tab=overview</b:URL>
    <b:Title>ERA5 hourly data on single levels from 1940 to present</b:Title>
    <b:InternetSiteTitle>Copernicus Climate Data Store</b:InternetSiteTitle>
    <b:MonthAccessed>July</b:MonthAccessed>
    <b:YearAccessed>2023</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12</Pages>
  <Words>1622</Words>
  <Characters>9250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Université de La Réunion</Company>
  <LinksUpToDate>false</LinksUpToDate>
  <CharactersWithSpaces>10851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Chao TANG</cp:lastModifiedBy>
  <cp:revision>2</cp:revision>
  <dcterms:created xsi:type="dcterms:W3CDTF">2023-07-08T13:33:00Z</dcterms:created>
  <dcterms:modified xsi:type="dcterms:W3CDTF">2023-07-08T17:33:00Z</dcterms:modified>
</cp:coreProperties>
</file>